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571AB" w14:textId="77777777" w:rsidR="00925F1D" w:rsidRDefault="00925F1D" w:rsidP="00925F1D">
      <w:pPr>
        <w:spacing w:line="360" w:lineRule="auto"/>
        <w:rPr>
          <w:b/>
          <w:sz w:val="24"/>
        </w:rPr>
      </w:pPr>
      <w:r>
        <w:rPr>
          <w:rFonts w:hint="eastAsia"/>
          <w:b/>
          <w:sz w:val="24"/>
        </w:rPr>
        <w:t>中图分类号：</w:t>
      </w:r>
      <w:r>
        <w:rPr>
          <w:b/>
          <w:sz w:val="24"/>
        </w:rPr>
        <w:t xml:space="preserve">    </w:t>
      </w:r>
      <w:r>
        <w:rPr>
          <w:rFonts w:ascii="SimSun" w:hAnsi="SimSun" w:hint="eastAsia"/>
          <w:b/>
          <w:sz w:val="24"/>
        </w:rPr>
        <w:t xml:space="preserve">        </w:t>
      </w:r>
      <w:r>
        <w:rPr>
          <w:rFonts w:hint="eastAsia"/>
          <w:b/>
          <w:sz w:val="24"/>
        </w:rPr>
        <w:t xml:space="preserve">                       </w:t>
      </w:r>
      <w:r>
        <w:rPr>
          <w:rFonts w:hint="eastAsia"/>
          <w:b/>
          <w:sz w:val="24"/>
        </w:rPr>
        <w:t>单位代号：</w:t>
      </w:r>
      <w:r>
        <w:rPr>
          <w:rFonts w:hint="eastAsia"/>
          <w:b/>
          <w:sz w:val="24"/>
        </w:rPr>
        <w:t>10280</w:t>
      </w:r>
    </w:p>
    <w:p w14:paraId="06A693C7" w14:textId="77777777" w:rsidR="00925F1D" w:rsidRDefault="00925F1D" w:rsidP="00925F1D">
      <w:pPr>
        <w:spacing w:line="360" w:lineRule="auto"/>
        <w:rPr>
          <w:b/>
          <w:sz w:val="24"/>
        </w:rPr>
      </w:pPr>
      <w:r>
        <w:rPr>
          <w:rFonts w:hint="eastAsia"/>
          <w:b/>
          <w:sz w:val="24"/>
        </w:rPr>
        <w:t>密</w:t>
      </w:r>
      <w:r>
        <w:rPr>
          <w:rFonts w:hint="eastAsia"/>
          <w:b/>
          <w:sz w:val="24"/>
        </w:rPr>
        <w:t xml:space="preserve">      </w:t>
      </w:r>
      <w:r>
        <w:rPr>
          <w:rFonts w:hint="eastAsia"/>
          <w:b/>
          <w:sz w:val="24"/>
        </w:rPr>
        <w:t>级：</w:t>
      </w:r>
      <w:r>
        <w:rPr>
          <w:rFonts w:ascii="SimSun" w:hAnsi="SimSun" w:hint="eastAsia"/>
          <w:b/>
          <w:sz w:val="24"/>
        </w:rPr>
        <w:t xml:space="preserve">                                  </w:t>
      </w:r>
      <w:r>
        <w:rPr>
          <w:rFonts w:ascii="SimSun" w:hAnsi="SimSun"/>
          <w:b/>
          <w:sz w:val="24"/>
        </w:rPr>
        <w:t xml:space="preserve"> </w:t>
      </w:r>
      <w:r>
        <w:rPr>
          <w:rFonts w:hint="eastAsia"/>
          <w:b/>
          <w:sz w:val="24"/>
        </w:rPr>
        <w:t>学</w:t>
      </w:r>
      <w:r>
        <w:rPr>
          <w:rFonts w:hint="eastAsia"/>
          <w:b/>
          <w:sz w:val="24"/>
        </w:rPr>
        <w:t xml:space="preserve">    </w:t>
      </w:r>
      <w:r>
        <w:rPr>
          <w:rFonts w:hint="eastAsia"/>
          <w:b/>
          <w:sz w:val="24"/>
        </w:rPr>
        <w:t>号：</w:t>
      </w:r>
    </w:p>
    <w:p w14:paraId="3F7FE6ED" w14:textId="77777777" w:rsidR="00925F1D" w:rsidRDefault="00925F1D" w:rsidP="00925F1D">
      <w:pPr>
        <w:jc w:val="center"/>
        <w:rPr>
          <w:rFonts w:hint="eastAsia"/>
        </w:rPr>
      </w:pPr>
      <w:r>
        <w:rPr>
          <w:rFonts w:hint="eastAsia"/>
        </w:rPr>
        <w:t xml:space="preserve">       </w:t>
      </w:r>
    </w:p>
    <w:p w14:paraId="28CADD54" w14:textId="77777777" w:rsidR="00925F1D" w:rsidRDefault="007C7021" w:rsidP="00925F1D">
      <w:pPr>
        <w:jc w:val="center"/>
        <w:rPr>
          <w:rFonts w:ascii="Albertus Medium" w:eastAsia="KaiTi_GB2312" w:hAnsi="Albertus Medium" w:hint="eastAsia"/>
          <w:b/>
          <w:sz w:val="72"/>
        </w:rPr>
      </w:pPr>
      <w:r>
        <w:rPr>
          <w:noProof/>
          <w:sz w:val="20"/>
        </w:rPr>
        <mc:AlternateContent>
          <mc:Choice Requires="wps">
            <w:drawing>
              <wp:anchor distT="0" distB="0" distL="114300" distR="114300" simplePos="0" relativeHeight="251659264" behindDoc="0" locked="0" layoutInCell="0" allowOverlap="1" wp14:anchorId="349DA3F1" wp14:editId="1EA735A9">
                <wp:simplePos x="0" y="0"/>
                <wp:positionH relativeFrom="column">
                  <wp:posOffset>0</wp:posOffset>
                </wp:positionH>
                <wp:positionV relativeFrom="paragraph">
                  <wp:posOffset>0</wp:posOffset>
                </wp:positionV>
                <wp:extent cx="3886200" cy="0"/>
                <wp:effectExtent l="0" t="12700" r="0" b="0"/>
                <wp:wrapNone/>
                <wp:docPr id="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9B1F2"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" o:allowincell="f" strokeweight="2.25pt">
                <o:lock v:ext="edit" shapetype="f"/>
              </v:line>
            </w:pict>
          </mc:Fallback>
        </mc:AlternateContent>
      </w:r>
      <w:r w:rsidR="00925F1D">
        <w:rPr>
          <w:rFonts w:hint="eastAsia"/>
        </w:rPr>
        <w:t xml:space="preserve"> </w:t>
      </w:r>
      <w:r w:rsidR="006615EA" w:rsidRPr="006615EA">
        <w:rPr>
          <w:rFonts w:ascii="SimHei"/>
          <w:noProof/>
          <w:sz w:val="24"/>
        </w:rPr>
        <w:object w:dxaOrig="4199" w:dyaOrig="1185" w14:anchorId="0FC25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1.9pt;height:76.9pt;mso-width-percent:0;mso-height-percent:0;mso-width-percent:0;mso-height-percent:0" o:ole="" fillcolor="window">
            <v:imagedata r:id="rId8" o:title=""/>
          </v:shape>
          <o:OLEObject Type="Embed" ProgID="PBrush" ShapeID="_x0000_i1026" DrawAspect="Content" ObjectID="_1641388823" r:id="rId9"/>
        </w:object>
      </w:r>
      <w:r w:rsidR="00925F1D">
        <w:rPr>
          <w:rFonts w:hint="eastAsia"/>
        </w:rPr>
        <w:t xml:space="preserve">  </w:t>
      </w:r>
      <w:r w:rsidR="006615EA">
        <w:rPr>
          <w:noProof/>
        </w:rPr>
        <w:object w:dxaOrig="2085" w:dyaOrig="2520" w14:anchorId="3805A739">
          <v:shape id="_x0000_i1025" type="#_x0000_t75" alt="" style="width:67.8pt;height:83.2pt;mso-width-percent:0;mso-height-percent:0;mso-width-percent:0;mso-height-percent:0" o:ole="" fillcolor="window">
            <v:imagedata r:id="rId10" o:title="" gain="2147483647f" blacklevel="-12452f" grayscale="t" bilevel="t"/>
          </v:shape>
          <o:OLEObject Type="Embed" ProgID="PBrush" ShapeID="_x0000_i1025" DrawAspect="Content" ObjectID="_1641388824" r:id="rId11"/>
        </w:object>
      </w:r>
      <w:r w:rsidR="00925F1D">
        <w:rPr>
          <w:rFonts w:hint="eastAsia"/>
        </w:rPr>
        <w:t xml:space="preserve"> </w:t>
      </w:r>
      <w:r w:rsidR="00925F1D">
        <w:rPr>
          <w:rFonts w:ascii="Albertus Medium" w:eastAsia="KaiTi_GB2312" w:hAnsi="Albertus Medium" w:hint="eastAsia"/>
          <w:b/>
          <w:sz w:val="72"/>
        </w:rPr>
        <w:t xml:space="preserve"> </w:t>
      </w:r>
    </w:p>
    <w:p w14:paraId="0999A115" w14:textId="77777777" w:rsidR="00925F1D" w:rsidRDefault="00925F1D" w:rsidP="00925F1D">
      <w:pPr>
        <w:rPr>
          <w:rFonts w:eastAsia="SimHei" w:hint="eastAsia"/>
          <w:b/>
          <w:sz w:val="114"/>
        </w:rPr>
      </w:pPr>
      <w:r>
        <w:rPr>
          <w:rFonts w:eastAsia="SimHei" w:hint="eastAsia"/>
          <w:b/>
          <w:sz w:val="84"/>
        </w:rPr>
        <w:t xml:space="preserve"> </w:t>
      </w:r>
      <w:r>
        <w:rPr>
          <w:rFonts w:eastAsia="SimHei" w:hint="eastAsia"/>
          <w:b/>
          <w:sz w:val="114"/>
        </w:rPr>
        <w:t>硕士学位论文</w:t>
      </w:r>
    </w:p>
    <w:p w14:paraId="65C553A1" w14:textId="77777777" w:rsidR="00925F1D" w:rsidRDefault="007C7021" w:rsidP="00925F1D">
      <w:pPr>
        <w:pStyle w:val="Heading2"/>
        <w:ind w:firstLine="0"/>
        <w:jc w:val="center"/>
        <w:rPr>
          <w:rFonts w:hint="eastAsia"/>
        </w:rPr>
      </w:pPr>
      <w:bookmarkStart w:id="0" w:name="_Toc30767825"/>
      <w:r>
        <w:rPr>
          <w:rFonts w:eastAsia="SimHei"/>
          <w:noProof/>
        </w:rPr>
        <mc:AlternateContent>
          <mc:Choice Requires="wps">
            <w:drawing>
              <wp:anchor distT="0" distB="0" distL="114300" distR="114300" simplePos="0" relativeHeight="251660288" behindDoc="0" locked="0" layoutInCell="0" allowOverlap="1" wp14:anchorId="72BF281D" wp14:editId="2A72E56C">
                <wp:simplePos x="0" y="0"/>
                <wp:positionH relativeFrom="column">
                  <wp:posOffset>0</wp:posOffset>
                </wp:positionH>
                <wp:positionV relativeFrom="paragraph">
                  <wp:posOffset>0</wp:posOffset>
                </wp:positionV>
                <wp:extent cx="5143500" cy="0"/>
                <wp:effectExtent l="0" t="12700" r="0" b="0"/>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E834C" id="Line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" o:allowincell="f" strokeweight="2.25pt">
                <o:lock v:ext="edit" shapetype="f"/>
              </v:line>
            </w:pict>
          </mc:Fallback>
        </mc:AlternateContent>
      </w:r>
      <w:r w:rsidR="00925F1D">
        <w:rPr>
          <w:rFonts w:hint="eastAsia"/>
        </w:rPr>
        <w:t xml:space="preserve">SHANGHAI </w:t>
      </w:r>
      <w:r w:rsidR="00925F1D" w:rsidRPr="007A582D">
        <w:rPr>
          <w:rFonts w:hint="eastAsia"/>
          <w:sz w:val="21"/>
          <w:szCs w:val="21"/>
        </w:rPr>
        <w:t xml:space="preserve"> </w:t>
      </w:r>
      <w:r w:rsidR="00925F1D">
        <w:rPr>
          <w:rFonts w:hint="eastAsia"/>
        </w:rPr>
        <w:t>UNIVERSITY</w:t>
      </w:r>
      <w:bookmarkEnd w:id="0"/>
    </w:p>
    <w:p w14:paraId="5E263FBF" w14:textId="77777777" w:rsidR="00925F1D" w:rsidRPr="007A582D" w:rsidRDefault="00925F1D" w:rsidP="00925F1D">
      <w:pPr>
        <w:jc w:val="center"/>
        <w:rPr>
          <w:rFonts w:hint="eastAsia"/>
          <w:b/>
          <w:sz w:val="48"/>
        </w:rPr>
      </w:pPr>
      <w:r>
        <w:rPr>
          <w:rFonts w:hint="eastAsia"/>
          <w:b/>
          <w:sz w:val="48"/>
        </w:rPr>
        <w:t>MASTER</w:t>
      </w:r>
      <w:r>
        <w:rPr>
          <w:b/>
          <w:sz w:val="48"/>
        </w:rPr>
        <w:t>’</w:t>
      </w:r>
      <w:r>
        <w:rPr>
          <w:rFonts w:hint="eastAsia"/>
          <w:b/>
          <w:sz w:val="48"/>
        </w:rPr>
        <w:t xml:space="preserve">S </w:t>
      </w:r>
      <w:r w:rsidRPr="007A582D">
        <w:rPr>
          <w:rFonts w:hint="eastAsia"/>
          <w:b/>
          <w:szCs w:val="21"/>
        </w:rPr>
        <w:t xml:space="preserve"> </w:t>
      </w:r>
      <w:r w:rsidRPr="007A582D">
        <w:rPr>
          <w:b/>
          <w:sz w:val="48"/>
        </w:rPr>
        <w:t>DISSERTATION</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925F1D" w14:paraId="0C76BFF6" w14:textId="77777777" w:rsidTr="00A7643E">
        <w:tblPrEx>
          <w:tblCellMar>
            <w:top w:w="0" w:type="dxa"/>
            <w:bottom w:w="0" w:type="dxa"/>
          </w:tblCellMar>
        </w:tblPrEx>
        <w:trPr>
          <w:trHeight w:val="1549"/>
          <w:jc w:val="center"/>
        </w:trPr>
        <w:tc>
          <w:tcPr>
            <w:tcW w:w="762" w:type="dxa"/>
            <w:vAlign w:val="center"/>
          </w:tcPr>
          <w:p w14:paraId="7C6870AE" w14:textId="77777777" w:rsidR="00925F1D" w:rsidRDefault="00925F1D" w:rsidP="00A7643E">
            <w:pPr>
              <w:rPr>
                <w:rFonts w:eastAsia="STKaiti" w:hint="eastAsia"/>
                <w:b/>
                <w:position w:val="-6"/>
                <w:sz w:val="36"/>
              </w:rPr>
            </w:pPr>
            <w:r>
              <w:rPr>
                <w:rFonts w:eastAsia="STKaiti" w:hint="eastAsia"/>
                <w:b/>
                <w:position w:val="-6"/>
                <w:sz w:val="36"/>
              </w:rPr>
              <w:t>题</w:t>
            </w:r>
          </w:p>
          <w:p w14:paraId="4DB7AB70" w14:textId="77777777" w:rsidR="00925F1D" w:rsidRDefault="00925F1D" w:rsidP="00A7643E">
            <w:pPr>
              <w:rPr>
                <w:rFonts w:hint="eastAsia"/>
                <w:b/>
                <w:position w:val="-6"/>
                <w:sz w:val="36"/>
              </w:rPr>
            </w:pPr>
            <w:r>
              <w:rPr>
                <w:rFonts w:eastAsia="STKaiti" w:hint="eastAsia"/>
                <w:b/>
                <w:position w:val="-6"/>
                <w:sz w:val="36"/>
              </w:rPr>
              <w:t>目</w:t>
            </w:r>
          </w:p>
        </w:tc>
        <w:tc>
          <w:tcPr>
            <w:tcW w:w="5467" w:type="dxa"/>
            <w:vAlign w:val="center"/>
          </w:tcPr>
          <w:p w14:paraId="1A38B4A4" w14:textId="77777777" w:rsidR="00925F1D" w:rsidRDefault="00AB6BB2" w:rsidP="00A7643E">
            <w:pPr>
              <w:jc w:val="center"/>
              <w:rPr>
                <w:rFonts w:eastAsia="SimHei" w:hint="eastAsia"/>
                <w:b/>
                <w:sz w:val="44"/>
              </w:rPr>
            </w:pPr>
            <w:r w:rsidRPr="00AB6BB2">
              <w:rPr>
                <w:rFonts w:eastAsia="SimHei" w:hint="eastAsia"/>
                <w:b/>
                <w:sz w:val="44"/>
              </w:rPr>
              <w:t>基于虚拟现实模型的混响实时生成</w:t>
            </w:r>
          </w:p>
        </w:tc>
      </w:tr>
    </w:tbl>
    <w:p w14:paraId="42AF05AD" w14:textId="77777777" w:rsidR="00925F1D" w:rsidRDefault="00925F1D" w:rsidP="00925F1D">
      <w:pPr>
        <w:rPr>
          <w:rFonts w:hint="eastAsia"/>
          <w:b/>
          <w:sz w:val="36"/>
        </w:rPr>
      </w:pPr>
    </w:p>
    <w:p w14:paraId="4F79985C" w14:textId="77777777" w:rsidR="00925F1D" w:rsidRDefault="00925F1D" w:rsidP="00925F1D">
      <w:pPr>
        <w:rPr>
          <w:rFonts w:hint="eastAsia"/>
          <w:b/>
          <w:sz w:val="36"/>
        </w:rPr>
      </w:pPr>
    </w:p>
    <w:p w14:paraId="06D6EB73" w14:textId="77777777" w:rsidR="00925F1D" w:rsidRDefault="00925F1D" w:rsidP="00925F1D">
      <w:pPr>
        <w:rPr>
          <w:b/>
          <w:sz w:val="36"/>
        </w:rPr>
      </w:pPr>
    </w:p>
    <w:p w14:paraId="7E134F13" w14:textId="77777777" w:rsidR="00925F1D" w:rsidRDefault="00925F1D" w:rsidP="00925F1D">
      <w:pPr>
        <w:rPr>
          <w:b/>
          <w:sz w:val="36"/>
        </w:rPr>
      </w:pPr>
    </w:p>
    <w:p w14:paraId="45CD83DD" w14:textId="77777777" w:rsidR="00925F1D" w:rsidRDefault="007C7021" w:rsidP="00925F1D">
      <w:pPr>
        <w:spacing w:line="360" w:lineRule="auto"/>
        <w:ind w:firstLine="1800"/>
        <w:rPr>
          <w:b/>
          <w:sz w:val="36"/>
        </w:rPr>
      </w:pPr>
      <w:r>
        <w:rPr>
          <w:b/>
          <w:noProof/>
          <w:sz w:val="36"/>
        </w:rPr>
        <mc:AlternateContent>
          <mc:Choice Requires="wps">
            <w:drawing>
              <wp:anchor distT="0" distB="0" distL="114300" distR="114300" simplePos="0" relativeHeight="251655168" behindDoc="0" locked="0" layoutInCell="0" allowOverlap="1" wp14:anchorId="14D82C4A" wp14:editId="4427D45F">
                <wp:simplePos x="0" y="0"/>
                <wp:positionH relativeFrom="column">
                  <wp:posOffset>2057400</wp:posOffset>
                </wp:positionH>
                <wp:positionV relativeFrom="paragraph">
                  <wp:posOffset>325120</wp:posOffset>
                </wp:positionV>
                <wp:extent cx="1864995" cy="0"/>
                <wp:effectExtent l="0" t="0" r="1905" b="0"/>
                <wp:wrapNone/>
                <wp:docPr id="2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5CA77" id="Line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" o:allowincell="f">
                <o:lock v:ext="edit" shapetype="f"/>
              </v:line>
            </w:pict>
          </mc:Fallback>
        </mc:AlternateContent>
      </w:r>
      <w:r w:rsidR="00925F1D">
        <w:rPr>
          <w:rFonts w:eastAsia="SimHei" w:hint="eastAsia"/>
          <w:b/>
          <w:sz w:val="36"/>
        </w:rPr>
        <w:t>作</w:t>
      </w:r>
      <w:r w:rsidR="00925F1D">
        <w:rPr>
          <w:rFonts w:eastAsia="SimHei" w:hint="eastAsia"/>
          <w:b/>
          <w:sz w:val="36"/>
        </w:rPr>
        <w:t xml:space="preserve">    </w:t>
      </w:r>
      <w:r w:rsidR="00925F1D">
        <w:rPr>
          <w:rFonts w:eastAsia="SimHei" w:hint="eastAsia"/>
          <w:b/>
          <w:sz w:val="36"/>
        </w:rPr>
        <w:t>者</w:t>
      </w:r>
      <w:r w:rsidR="00925F1D">
        <w:rPr>
          <w:rFonts w:eastAsia="SimHei" w:hint="eastAsia"/>
          <w:b/>
          <w:sz w:val="36"/>
        </w:rPr>
        <w:t xml:space="preserve"> </w:t>
      </w:r>
      <w:r w:rsidR="00925F1D">
        <w:rPr>
          <w:rFonts w:hint="eastAsia"/>
          <w:b/>
          <w:sz w:val="36"/>
        </w:rPr>
        <w:t xml:space="preserve"> </w:t>
      </w:r>
    </w:p>
    <w:p w14:paraId="784887C7" w14:textId="77777777" w:rsidR="00925F1D" w:rsidRDefault="007C7021" w:rsidP="00925F1D">
      <w:pPr>
        <w:spacing w:line="360" w:lineRule="auto"/>
        <w:ind w:firstLine="1800"/>
        <w:rPr>
          <w:rFonts w:hint="eastAsia"/>
          <w:b/>
          <w:sz w:val="36"/>
        </w:rPr>
      </w:pPr>
      <w:r>
        <w:rPr>
          <w:b/>
          <w:noProof/>
          <w:sz w:val="36"/>
        </w:rPr>
        <mc:AlternateContent>
          <mc:Choice Requires="wps">
            <w:drawing>
              <wp:anchor distT="0" distB="0" distL="114300" distR="114300" simplePos="0" relativeHeight="251656192" behindDoc="0" locked="0" layoutInCell="0" allowOverlap="1" wp14:anchorId="470B10E9" wp14:editId="0E9490AA">
                <wp:simplePos x="0" y="0"/>
                <wp:positionH relativeFrom="column">
                  <wp:posOffset>2057400</wp:posOffset>
                </wp:positionH>
                <wp:positionV relativeFrom="paragraph">
                  <wp:posOffset>344170</wp:posOffset>
                </wp:positionV>
                <wp:extent cx="1864995" cy="0"/>
                <wp:effectExtent l="0" t="0" r="1905" b="0"/>
                <wp:wrapNone/>
                <wp:docPr id="2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07656"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" o:allowincell="f">
                <o:lock v:ext="edit" shapetype="f"/>
              </v:line>
            </w:pict>
          </mc:Fallback>
        </mc:AlternateContent>
      </w:r>
      <w:r w:rsidR="00925F1D">
        <w:rPr>
          <w:rFonts w:eastAsia="SimHei" w:hint="eastAsia"/>
          <w:b/>
          <w:sz w:val="36"/>
        </w:rPr>
        <w:t>学科专业</w:t>
      </w:r>
      <w:r w:rsidR="00925F1D">
        <w:rPr>
          <w:rFonts w:hint="eastAsia"/>
          <w:b/>
          <w:sz w:val="36"/>
        </w:rPr>
        <w:t xml:space="preserve">  </w:t>
      </w:r>
    </w:p>
    <w:p w14:paraId="118DDCF9" w14:textId="77777777" w:rsidR="00925F1D" w:rsidRDefault="007C7021" w:rsidP="00925F1D">
      <w:pPr>
        <w:tabs>
          <w:tab w:val="left" w:pos="2700"/>
        </w:tabs>
        <w:spacing w:line="360" w:lineRule="auto"/>
        <w:ind w:firstLine="1800"/>
        <w:rPr>
          <w:b/>
          <w:sz w:val="36"/>
        </w:rPr>
      </w:pPr>
      <w:r>
        <w:rPr>
          <w:b/>
          <w:noProof/>
          <w:sz w:val="36"/>
        </w:rPr>
        <mc:AlternateContent>
          <mc:Choice Requires="wps">
            <w:drawing>
              <wp:anchor distT="0" distB="0" distL="114300" distR="114300" simplePos="0" relativeHeight="251657216" behindDoc="0" locked="0" layoutInCell="0" allowOverlap="1" wp14:anchorId="747E9150" wp14:editId="369995CF">
                <wp:simplePos x="0" y="0"/>
                <wp:positionH relativeFrom="column">
                  <wp:posOffset>2057400</wp:posOffset>
                </wp:positionH>
                <wp:positionV relativeFrom="paragraph">
                  <wp:posOffset>325120</wp:posOffset>
                </wp:positionV>
                <wp:extent cx="1864995" cy="0"/>
                <wp:effectExtent l="0" t="0" r="1905" b="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BD735"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" o:allowincell="f">
                <o:lock v:ext="edit" shapetype="f"/>
              </v:line>
            </w:pict>
          </mc:Fallback>
        </mc:AlternateContent>
      </w:r>
      <w:r w:rsidR="00925F1D">
        <w:rPr>
          <w:rFonts w:eastAsia="SimHei" w:hint="eastAsia"/>
          <w:b/>
          <w:sz w:val="36"/>
        </w:rPr>
        <w:t>导</w:t>
      </w:r>
      <w:r w:rsidR="00925F1D">
        <w:rPr>
          <w:rFonts w:eastAsia="SimHei" w:hint="eastAsia"/>
          <w:b/>
          <w:sz w:val="36"/>
        </w:rPr>
        <w:t xml:space="preserve">    </w:t>
      </w:r>
      <w:r w:rsidR="00925F1D">
        <w:rPr>
          <w:rFonts w:eastAsia="SimHei" w:hint="eastAsia"/>
          <w:b/>
          <w:sz w:val="36"/>
        </w:rPr>
        <w:t>师</w:t>
      </w:r>
      <w:r w:rsidR="00925F1D">
        <w:rPr>
          <w:rFonts w:eastAsia="SimHei" w:hint="eastAsia"/>
          <w:b/>
          <w:sz w:val="36"/>
        </w:rPr>
        <w:t xml:space="preserve">  </w:t>
      </w:r>
    </w:p>
    <w:p w14:paraId="0A6303B8" w14:textId="77777777" w:rsidR="00925F1D" w:rsidRDefault="007C7021" w:rsidP="00925F1D">
      <w:pPr>
        <w:tabs>
          <w:tab w:val="left" w:pos="2700"/>
        </w:tabs>
        <w:spacing w:line="360" w:lineRule="auto"/>
        <w:ind w:firstLine="1800"/>
        <w:rPr>
          <w:rFonts w:hint="eastAsia"/>
          <w:sz w:val="30"/>
        </w:rPr>
      </w:pPr>
      <w:r>
        <w:rPr>
          <w:b/>
          <w:noProof/>
          <w:sz w:val="36"/>
        </w:rPr>
        <mc:AlternateContent>
          <mc:Choice Requires="wps">
            <w:drawing>
              <wp:anchor distT="0" distB="0" distL="114300" distR="114300" simplePos="0" relativeHeight="251658240" behindDoc="0" locked="0" layoutInCell="0" allowOverlap="1" wp14:anchorId="3D1507D5" wp14:editId="6ADA43DA">
                <wp:simplePos x="0" y="0"/>
                <wp:positionH relativeFrom="column">
                  <wp:posOffset>2057400</wp:posOffset>
                </wp:positionH>
                <wp:positionV relativeFrom="paragraph">
                  <wp:posOffset>327660</wp:posOffset>
                </wp:positionV>
                <wp:extent cx="1864995" cy="0"/>
                <wp:effectExtent l="0" t="0" r="1905" b="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5860F"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" o:allowincell="f">
                <o:lock v:ext="edit" shapetype="f"/>
              </v:line>
            </w:pict>
          </mc:Fallback>
        </mc:AlternateContent>
      </w:r>
      <w:r w:rsidR="00925F1D">
        <w:rPr>
          <w:rFonts w:eastAsia="SimHei" w:hint="eastAsia"/>
          <w:b/>
          <w:sz w:val="36"/>
        </w:rPr>
        <w:t>完成日期</w:t>
      </w:r>
      <w:r w:rsidR="00925F1D">
        <w:rPr>
          <w:rFonts w:hint="eastAsia"/>
          <w:b/>
          <w:sz w:val="36"/>
        </w:rPr>
        <w:t xml:space="preserve">  </w:t>
      </w:r>
    </w:p>
    <w:p w14:paraId="1392535B" w14:textId="77777777" w:rsidR="00925F1D" w:rsidRDefault="00925F1D">
      <w:pPr>
        <w:spacing w:line="360" w:lineRule="auto"/>
        <w:rPr>
          <w:b/>
          <w:sz w:val="24"/>
        </w:rPr>
      </w:pPr>
    </w:p>
    <w:p w14:paraId="6F9495A9" w14:textId="77777777" w:rsidR="00925F1D" w:rsidRDefault="00925F1D">
      <w:pPr>
        <w:spacing w:line="360" w:lineRule="auto"/>
        <w:rPr>
          <w:b/>
          <w:sz w:val="24"/>
        </w:rPr>
      </w:pPr>
    </w:p>
    <w:p w14:paraId="323E58CD" w14:textId="77777777" w:rsidR="00925F1D" w:rsidRDefault="00925F1D">
      <w:pPr>
        <w:spacing w:line="360" w:lineRule="auto"/>
        <w:rPr>
          <w:b/>
          <w:sz w:val="24"/>
        </w:rPr>
      </w:pPr>
    </w:p>
    <w:p w14:paraId="1CE1733C" w14:textId="77777777" w:rsidR="004437CD" w:rsidRDefault="004437CD">
      <w:pPr>
        <w:tabs>
          <w:tab w:val="left" w:pos="2700"/>
        </w:tabs>
        <w:spacing w:line="360" w:lineRule="auto"/>
        <w:ind w:firstLine="1800"/>
        <w:rPr>
          <w:b/>
          <w:sz w:val="36"/>
        </w:rPr>
        <w:sectPr w:rsidR="004437CD">
          <w:pgSz w:w="11906" w:h="16838"/>
          <w:pgMar w:top="1440" w:right="1800" w:bottom="1440" w:left="1800" w:header="851" w:footer="992" w:gutter="0"/>
          <w:cols w:space="720"/>
          <w:docGrid w:type="lines" w:linePitch="312"/>
        </w:sectPr>
      </w:pPr>
    </w:p>
    <w:p w14:paraId="100E9892" w14:textId="77777777" w:rsidR="004437CD" w:rsidRDefault="004437CD">
      <w:pPr>
        <w:spacing w:line="360" w:lineRule="auto"/>
        <w:rPr>
          <w:rFonts w:ascii="SimSun" w:hAnsi="SimSun" w:hint="eastAsia"/>
          <w:szCs w:val="21"/>
        </w:rPr>
      </w:pPr>
      <w:r>
        <w:rPr>
          <w:rFonts w:ascii="SimSun" w:hAnsi="SimSun" w:hint="eastAsia"/>
          <w:szCs w:val="21"/>
        </w:rPr>
        <w:lastRenderedPageBreak/>
        <w:t>姓    名：</w:t>
      </w:r>
      <w:r w:rsidR="0069439E">
        <w:rPr>
          <w:rFonts w:ascii="SimSun" w:hAnsi="SimSun" w:hint="eastAsia"/>
          <w:szCs w:val="21"/>
        </w:rPr>
        <w:t>董雪婷</w:t>
      </w:r>
      <w:r>
        <w:rPr>
          <w:rFonts w:ascii="SimSun" w:hAnsi="SimSun" w:hint="eastAsia"/>
          <w:szCs w:val="21"/>
        </w:rPr>
        <w:t xml:space="preserve">                                              学号：</w:t>
      </w:r>
      <w:r w:rsidR="0069439E">
        <w:rPr>
          <w:rFonts w:ascii="SimSun" w:hAnsi="SimSun" w:hint="eastAsia"/>
          <w:szCs w:val="21"/>
        </w:rPr>
        <w:t>1</w:t>
      </w:r>
      <w:r w:rsidR="0069439E">
        <w:rPr>
          <w:rFonts w:ascii="SimSun" w:hAnsi="SimSun"/>
          <w:szCs w:val="21"/>
        </w:rPr>
        <w:t>7723125</w:t>
      </w:r>
    </w:p>
    <w:p w14:paraId="1AFFCF5D" w14:textId="77777777" w:rsidR="004437CD" w:rsidRDefault="004437CD">
      <w:pPr>
        <w:spacing w:line="360" w:lineRule="auto"/>
        <w:rPr>
          <w:rFonts w:ascii="SimSun" w:hAnsi="SimSun" w:hint="eastAsia"/>
          <w:szCs w:val="21"/>
        </w:rPr>
      </w:pPr>
      <w:r>
        <w:rPr>
          <w:rFonts w:ascii="SimSun" w:hAnsi="SimSun" w:hint="eastAsia"/>
          <w:szCs w:val="21"/>
        </w:rPr>
        <w:t>论文题目：</w:t>
      </w:r>
      <w:r w:rsidR="0069439E" w:rsidRPr="0069439E">
        <w:rPr>
          <w:rFonts w:ascii="SimSun" w:hAnsi="SimSun" w:hint="eastAsia"/>
          <w:szCs w:val="21"/>
        </w:rPr>
        <w:t>虚拟现实中房间混响实时生成系统</w:t>
      </w:r>
    </w:p>
    <w:p w14:paraId="62C2F0B5" w14:textId="77777777" w:rsidR="004437CD" w:rsidRDefault="004437CD">
      <w:pPr>
        <w:jc w:val="center"/>
        <w:rPr>
          <w:rFonts w:ascii="SimSun" w:hAnsi="SimSun" w:hint="eastAsia"/>
          <w:sz w:val="44"/>
          <w:szCs w:val="44"/>
        </w:rPr>
      </w:pPr>
    </w:p>
    <w:p w14:paraId="6B994C5B" w14:textId="77777777" w:rsidR="004437CD" w:rsidRDefault="004437CD">
      <w:pPr>
        <w:jc w:val="center"/>
        <w:rPr>
          <w:rFonts w:ascii="SimSun" w:hAnsi="SimSun" w:hint="eastAsia"/>
          <w:sz w:val="44"/>
          <w:szCs w:val="44"/>
        </w:rPr>
      </w:pPr>
      <w:r>
        <w:rPr>
          <w:rFonts w:ascii="SimSun" w:hAnsi="SimSun" w:hint="eastAsia"/>
          <w:sz w:val="44"/>
          <w:szCs w:val="44"/>
        </w:rPr>
        <w:t>上海大学</w:t>
      </w:r>
    </w:p>
    <w:p w14:paraId="731341E1" w14:textId="77777777" w:rsidR="004437CD" w:rsidRDefault="004437CD">
      <w:pPr>
        <w:jc w:val="center"/>
        <w:rPr>
          <w:rFonts w:ascii="SimSun" w:hAnsi="SimSun" w:hint="eastAsia"/>
          <w:sz w:val="44"/>
          <w:szCs w:val="44"/>
        </w:rPr>
      </w:pPr>
    </w:p>
    <w:p w14:paraId="44D35AA3" w14:textId="77777777" w:rsidR="004437CD" w:rsidRDefault="004437CD">
      <w:pPr>
        <w:ind w:firstLineChars="205" w:firstLine="902"/>
        <w:rPr>
          <w:rFonts w:ascii="SimSun" w:hAnsi="SimSun" w:hint="eastAsia"/>
          <w:sz w:val="44"/>
          <w:szCs w:val="44"/>
        </w:rPr>
      </w:pPr>
      <w:r>
        <w:rPr>
          <w:rFonts w:ascii="SimSun" w:hAnsi="SimSun" w:hint="eastAsia"/>
          <w:sz w:val="44"/>
          <w:szCs w:val="44"/>
        </w:rPr>
        <w:t>本论文经答辩委员会全体委员审查</w:t>
      </w:r>
      <w:r>
        <w:rPr>
          <w:rFonts w:ascii="SimSun" w:hAnsi="SimSun"/>
          <w:sz w:val="44"/>
          <w:szCs w:val="44"/>
        </w:rPr>
        <w:t>,</w:t>
      </w:r>
      <w:r>
        <w:rPr>
          <w:rFonts w:ascii="SimSun" w:hAnsi="SimSun" w:hint="eastAsia"/>
          <w:sz w:val="44"/>
          <w:szCs w:val="44"/>
        </w:rPr>
        <w:t>确认符合上海大学硕/博士学位论文质量要求。</w:t>
      </w:r>
    </w:p>
    <w:p w14:paraId="7B48E977" w14:textId="77777777" w:rsidR="004437CD" w:rsidRDefault="004437CD">
      <w:pPr>
        <w:ind w:firstLine="560"/>
        <w:rPr>
          <w:rFonts w:ascii="SimSun" w:hAnsi="SimSun" w:hint="eastAsia"/>
          <w:sz w:val="28"/>
        </w:rPr>
      </w:pPr>
    </w:p>
    <w:p w14:paraId="37317AA9" w14:textId="77777777" w:rsidR="004437CD" w:rsidRDefault="004437CD">
      <w:pPr>
        <w:ind w:firstLine="560"/>
        <w:rPr>
          <w:rFonts w:ascii="SimSun" w:hAnsi="SimSun" w:hint="eastAsia"/>
          <w:sz w:val="28"/>
        </w:rPr>
      </w:pPr>
    </w:p>
    <w:p w14:paraId="003B65C3" w14:textId="77777777" w:rsidR="004437CD" w:rsidRDefault="004437CD">
      <w:pPr>
        <w:ind w:firstLine="560"/>
        <w:rPr>
          <w:rFonts w:ascii="SimSun" w:hAnsi="SimSun" w:hint="eastAsia"/>
          <w:sz w:val="28"/>
        </w:rPr>
      </w:pPr>
    </w:p>
    <w:p w14:paraId="01BB9E72" w14:textId="77777777" w:rsidR="004437CD" w:rsidRDefault="004437CD">
      <w:pPr>
        <w:spacing w:line="720" w:lineRule="auto"/>
        <w:ind w:firstLineChars="250" w:firstLine="900"/>
        <w:rPr>
          <w:rFonts w:ascii="SimSun" w:hAnsi="SimSun" w:hint="eastAsia"/>
          <w:sz w:val="36"/>
          <w:szCs w:val="36"/>
        </w:rPr>
      </w:pPr>
      <w:r>
        <w:rPr>
          <w:rFonts w:ascii="SimSun" w:hAnsi="SimSun" w:hint="eastAsia"/>
          <w:sz w:val="36"/>
          <w:szCs w:val="36"/>
        </w:rPr>
        <w:t>答辩委员会签名：</w:t>
      </w:r>
    </w:p>
    <w:p w14:paraId="15BA1C29" w14:textId="77777777" w:rsidR="004437CD" w:rsidRDefault="004437CD">
      <w:pPr>
        <w:spacing w:line="720" w:lineRule="auto"/>
        <w:ind w:firstLineChars="250" w:firstLine="900"/>
        <w:rPr>
          <w:rFonts w:ascii="SimSun" w:hAnsi="SimSun" w:hint="eastAsia"/>
          <w:sz w:val="36"/>
          <w:szCs w:val="36"/>
        </w:rPr>
      </w:pPr>
      <w:r>
        <w:rPr>
          <w:rFonts w:ascii="SimSun" w:hAnsi="SimSun" w:hint="eastAsia"/>
          <w:sz w:val="36"/>
          <w:szCs w:val="36"/>
        </w:rPr>
        <w:t>主任：</w:t>
      </w:r>
    </w:p>
    <w:p w14:paraId="1FD72135" w14:textId="77777777" w:rsidR="004437CD" w:rsidRDefault="004437CD">
      <w:pPr>
        <w:spacing w:line="720" w:lineRule="auto"/>
        <w:ind w:firstLineChars="250" w:firstLine="900"/>
        <w:rPr>
          <w:rFonts w:ascii="SimSun" w:hAnsi="SimSun" w:hint="eastAsia"/>
          <w:sz w:val="36"/>
          <w:szCs w:val="36"/>
        </w:rPr>
      </w:pPr>
      <w:r>
        <w:rPr>
          <w:rFonts w:ascii="SimSun" w:hAnsi="SimSun" w:hint="eastAsia"/>
          <w:sz w:val="36"/>
          <w:szCs w:val="36"/>
        </w:rPr>
        <w:t>委员：</w:t>
      </w:r>
    </w:p>
    <w:p w14:paraId="1B21BD6B" w14:textId="77777777" w:rsidR="004437CD" w:rsidRDefault="004437CD">
      <w:pPr>
        <w:ind w:left="1080" w:firstLine="180"/>
        <w:rPr>
          <w:rFonts w:ascii="SimSun" w:hAnsi="SimSun" w:hint="eastAsia"/>
          <w:sz w:val="28"/>
        </w:rPr>
      </w:pPr>
    </w:p>
    <w:p w14:paraId="786C74D1" w14:textId="77777777" w:rsidR="004437CD" w:rsidRDefault="004437CD">
      <w:pPr>
        <w:ind w:left="1080" w:firstLine="180"/>
        <w:rPr>
          <w:rFonts w:ascii="SimSun" w:hAnsi="SimSun" w:hint="eastAsia"/>
          <w:sz w:val="28"/>
        </w:rPr>
      </w:pPr>
    </w:p>
    <w:p w14:paraId="73CA6E4C" w14:textId="77777777" w:rsidR="004437CD" w:rsidRDefault="004437CD">
      <w:pPr>
        <w:ind w:left="1080" w:firstLine="180"/>
        <w:rPr>
          <w:rFonts w:ascii="SimSun" w:hAnsi="SimSun" w:hint="eastAsia"/>
          <w:sz w:val="28"/>
        </w:rPr>
      </w:pPr>
    </w:p>
    <w:p w14:paraId="37F63F4A" w14:textId="77777777" w:rsidR="004437CD" w:rsidRDefault="004437CD">
      <w:pPr>
        <w:spacing w:line="720" w:lineRule="auto"/>
        <w:ind w:firstLineChars="250" w:firstLine="900"/>
        <w:rPr>
          <w:rFonts w:ascii="SimSun" w:hAnsi="SimSun" w:hint="eastAsia"/>
          <w:sz w:val="36"/>
          <w:szCs w:val="36"/>
        </w:rPr>
      </w:pPr>
      <w:r>
        <w:rPr>
          <w:rFonts w:ascii="SimSun" w:hAnsi="SimSun" w:hint="eastAsia"/>
          <w:sz w:val="36"/>
          <w:szCs w:val="36"/>
        </w:rPr>
        <w:t>导    师：</w:t>
      </w:r>
    </w:p>
    <w:p w14:paraId="7CE6C016" w14:textId="77777777" w:rsidR="004437CD" w:rsidRDefault="004437CD">
      <w:pPr>
        <w:spacing w:line="720" w:lineRule="auto"/>
        <w:ind w:firstLineChars="250" w:firstLine="900"/>
        <w:rPr>
          <w:rFonts w:ascii="SimSun" w:hAnsi="SimSun" w:hint="eastAsia"/>
          <w:sz w:val="36"/>
          <w:szCs w:val="36"/>
        </w:rPr>
      </w:pPr>
      <w:r>
        <w:rPr>
          <w:rFonts w:ascii="SimSun" w:hAnsi="SimSun" w:hint="eastAsia"/>
          <w:sz w:val="36"/>
          <w:szCs w:val="36"/>
        </w:rPr>
        <w:t xml:space="preserve">答辩日期： </w:t>
      </w:r>
    </w:p>
    <w:p w14:paraId="3B6413C3" w14:textId="77777777" w:rsidR="004437CD" w:rsidRDefault="004437CD">
      <w:pPr>
        <w:spacing w:line="360" w:lineRule="auto"/>
        <w:rPr>
          <w:rFonts w:ascii="SimSun" w:hAnsi="SimSun" w:hint="eastAsia"/>
          <w:szCs w:val="21"/>
        </w:rPr>
      </w:pPr>
      <w:r>
        <w:rPr>
          <w:rFonts w:ascii="LiSu" w:eastAsia="LiSu"/>
          <w:b/>
          <w:sz w:val="48"/>
        </w:rPr>
        <w:br w:type="page"/>
      </w:r>
      <w:r>
        <w:rPr>
          <w:rFonts w:ascii="SimSun" w:hAnsi="SimSun" w:hint="eastAsia"/>
          <w:szCs w:val="21"/>
        </w:rPr>
        <w:lastRenderedPageBreak/>
        <w:t>姓    名：</w:t>
      </w:r>
      <w:r w:rsidR="00CE161F">
        <w:rPr>
          <w:rFonts w:ascii="SimSun" w:hAnsi="SimSun" w:hint="eastAsia"/>
          <w:szCs w:val="21"/>
        </w:rPr>
        <w:t>董雪婷</w:t>
      </w:r>
      <w:r>
        <w:rPr>
          <w:rFonts w:ascii="SimSun" w:hAnsi="SimSun" w:hint="eastAsia"/>
          <w:szCs w:val="21"/>
        </w:rPr>
        <w:t xml:space="preserve">                          </w:t>
      </w:r>
      <w:r w:rsidR="00CE161F">
        <w:rPr>
          <w:rFonts w:ascii="SimSun" w:hAnsi="SimSun"/>
          <w:szCs w:val="21"/>
        </w:rPr>
        <w:t xml:space="preserve">  </w:t>
      </w:r>
      <w:r>
        <w:rPr>
          <w:rFonts w:ascii="SimSun" w:hAnsi="SimSun" w:hint="eastAsia"/>
          <w:szCs w:val="21"/>
        </w:rPr>
        <w:t xml:space="preserve">               学号：</w:t>
      </w:r>
      <w:r w:rsidR="00CE161F">
        <w:rPr>
          <w:rFonts w:ascii="SimSun" w:hAnsi="SimSun" w:hint="eastAsia"/>
          <w:szCs w:val="21"/>
        </w:rPr>
        <w:t>1</w:t>
      </w:r>
      <w:r w:rsidR="00CE161F">
        <w:rPr>
          <w:rFonts w:ascii="SimSun" w:hAnsi="SimSun"/>
          <w:szCs w:val="21"/>
        </w:rPr>
        <w:t>7723125</w:t>
      </w:r>
    </w:p>
    <w:p w14:paraId="0956FEC7" w14:textId="77777777" w:rsidR="004437CD" w:rsidRDefault="004437CD">
      <w:pPr>
        <w:spacing w:line="360" w:lineRule="auto"/>
        <w:rPr>
          <w:rFonts w:ascii="SimSun" w:hAnsi="SimSun" w:hint="eastAsia"/>
          <w:szCs w:val="21"/>
        </w:rPr>
      </w:pPr>
      <w:r>
        <w:rPr>
          <w:rFonts w:ascii="SimSun" w:hAnsi="SimSun" w:hint="eastAsia"/>
          <w:szCs w:val="21"/>
        </w:rPr>
        <w:t>论文题目：</w:t>
      </w:r>
      <w:r w:rsidR="00CE161F" w:rsidRPr="00CE161F">
        <w:rPr>
          <w:rFonts w:ascii="SimSun" w:hAnsi="SimSun" w:hint="eastAsia"/>
          <w:szCs w:val="21"/>
        </w:rPr>
        <w:t>虚拟现实中房间混响实时生成系统</w:t>
      </w:r>
    </w:p>
    <w:p w14:paraId="6978D116" w14:textId="77777777" w:rsidR="004437CD" w:rsidRDefault="004437CD">
      <w:pPr>
        <w:jc w:val="center"/>
        <w:rPr>
          <w:rFonts w:ascii="SimSun" w:hAnsi="SimSun"/>
          <w:b/>
          <w:bCs/>
          <w:sz w:val="44"/>
        </w:rPr>
      </w:pPr>
      <w:r>
        <w:rPr>
          <w:rFonts w:ascii="SimSun" w:hAnsi="SimSun" w:hint="eastAsia"/>
          <w:b/>
          <w:bCs/>
          <w:sz w:val="44"/>
        </w:rPr>
        <w:t>原</w:t>
      </w:r>
      <w:r>
        <w:rPr>
          <w:rFonts w:ascii="SimSun" w:hAnsi="SimSun"/>
          <w:b/>
          <w:bCs/>
          <w:sz w:val="44"/>
        </w:rPr>
        <w:t xml:space="preserve"> </w:t>
      </w:r>
      <w:r>
        <w:rPr>
          <w:rFonts w:ascii="SimSun" w:hAnsi="SimSun" w:hint="eastAsia"/>
          <w:b/>
          <w:bCs/>
          <w:sz w:val="44"/>
        </w:rPr>
        <w:t>创</w:t>
      </w:r>
      <w:r>
        <w:rPr>
          <w:rFonts w:ascii="SimSun" w:hAnsi="SimSun"/>
          <w:b/>
          <w:bCs/>
          <w:sz w:val="44"/>
        </w:rPr>
        <w:t xml:space="preserve"> </w:t>
      </w:r>
      <w:r>
        <w:rPr>
          <w:rFonts w:ascii="SimSun" w:hAnsi="SimSun" w:hint="eastAsia"/>
          <w:b/>
          <w:bCs/>
          <w:sz w:val="44"/>
        </w:rPr>
        <w:t>性</w:t>
      </w:r>
      <w:r>
        <w:rPr>
          <w:rFonts w:ascii="SimSun" w:hAnsi="SimSun"/>
          <w:b/>
          <w:bCs/>
          <w:sz w:val="44"/>
        </w:rPr>
        <w:t xml:space="preserve"> </w:t>
      </w:r>
      <w:r>
        <w:rPr>
          <w:rFonts w:ascii="SimSun" w:hAnsi="SimSun" w:hint="eastAsia"/>
          <w:b/>
          <w:bCs/>
          <w:sz w:val="44"/>
        </w:rPr>
        <w:t>声</w:t>
      </w:r>
      <w:r>
        <w:rPr>
          <w:rFonts w:ascii="SimSun" w:hAnsi="SimSun"/>
          <w:b/>
          <w:bCs/>
          <w:sz w:val="44"/>
        </w:rPr>
        <w:t xml:space="preserve"> </w:t>
      </w:r>
      <w:r>
        <w:rPr>
          <w:rFonts w:ascii="SimSun" w:hAnsi="SimSun" w:hint="eastAsia"/>
          <w:b/>
          <w:bCs/>
          <w:sz w:val="44"/>
        </w:rPr>
        <w:t>明</w:t>
      </w:r>
    </w:p>
    <w:p w14:paraId="5AFA2D0E" w14:textId="77777777" w:rsidR="004437CD" w:rsidRDefault="004437CD">
      <w:pPr>
        <w:rPr>
          <w:rFonts w:ascii="SimSun" w:hAnsi="SimSun"/>
          <w:b/>
          <w:bCs/>
          <w:sz w:val="32"/>
        </w:rPr>
      </w:pPr>
    </w:p>
    <w:p w14:paraId="4A9F59C9" w14:textId="77777777" w:rsidR="004437CD" w:rsidRDefault="004437CD">
      <w:pPr>
        <w:ind w:firstLineChars="200" w:firstLine="560"/>
        <w:rPr>
          <w:rFonts w:ascii="SimSun" w:hAnsi="SimSun" w:hint="eastAsia"/>
          <w:sz w:val="28"/>
        </w:rPr>
      </w:pPr>
      <w:r>
        <w:rPr>
          <w:rFonts w:ascii="SimSun" w:hAnsi="SimSun"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5E445CD8" w14:textId="77777777" w:rsidR="004437CD" w:rsidRDefault="004437CD">
      <w:pPr>
        <w:rPr>
          <w:rFonts w:ascii="SimSun" w:hAnsi="SimSun" w:hint="eastAsia"/>
          <w:sz w:val="28"/>
        </w:rPr>
      </w:pPr>
    </w:p>
    <w:p w14:paraId="7FAAA8BA" w14:textId="77777777" w:rsidR="004437CD" w:rsidRDefault="004437CD">
      <w:pPr>
        <w:rPr>
          <w:rFonts w:ascii="SimSun" w:hAnsi="SimSun"/>
          <w:sz w:val="28"/>
          <w:u w:val="single"/>
        </w:rPr>
      </w:pPr>
      <w:r>
        <w:rPr>
          <w:rFonts w:ascii="SimSun" w:hAnsi="SimSun" w:hint="eastAsia"/>
          <w:sz w:val="28"/>
        </w:rPr>
        <w:t xml:space="preserve">                        签  名：</w:t>
      </w:r>
      <w:r>
        <w:rPr>
          <w:rFonts w:ascii="SimSun" w:hAnsi="SimSun" w:hint="eastAsia"/>
          <w:sz w:val="28"/>
          <w:u w:val="single"/>
        </w:rPr>
        <w:t xml:space="preserve">           </w:t>
      </w:r>
      <w:r>
        <w:rPr>
          <w:rFonts w:ascii="SimSun" w:hAnsi="SimSun" w:hint="eastAsia"/>
          <w:sz w:val="28"/>
        </w:rPr>
        <w:t>日 期：</w:t>
      </w:r>
      <w:r>
        <w:rPr>
          <w:rFonts w:ascii="SimSun" w:hAnsi="SimSun" w:hint="eastAsia"/>
          <w:sz w:val="28"/>
          <w:u w:val="single"/>
        </w:rPr>
        <w:t xml:space="preserve">          </w:t>
      </w:r>
    </w:p>
    <w:p w14:paraId="5117D4BD" w14:textId="77777777" w:rsidR="004437CD" w:rsidRDefault="004437CD">
      <w:pPr>
        <w:rPr>
          <w:rFonts w:ascii="SimSun" w:hAnsi="SimSun"/>
          <w:sz w:val="28"/>
        </w:rPr>
      </w:pPr>
    </w:p>
    <w:p w14:paraId="1A494987" w14:textId="77777777" w:rsidR="004437CD" w:rsidRDefault="004437CD">
      <w:pPr>
        <w:rPr>
          <w:rFonts w:ascii="SimSun" w:hAnsi="SimSun"/>
          <w:sz w:val="28"/>
        </w:rPr>
      </w:pPr>
    </w:p>
    <w:p w14:paraId="089684FB" w14:textId="77777777" w:rsidR="004437CD" w:rsidRDefault="004437CD">
      <w:pPr>
        <w:jc w:val="center"/>
        <w:rPr>
          <w:rFonts w:ascii="SimSun" w:hAnsi="SimSun" w:hint="eastAsia"/>
          <w:b/>
          <w:bCs/>
          <w:sz w:val="44"/>
        </w:rPr>
      </w:pPr>
      <w:r>
        <w:rPr>
          <w:rFonts w:ascii="SimSun" w:hAnsi="SimSun" w:hint="eastAsia"/>
          <w:b/>
          <w:bCs/>
          <w:sz w:val="44"/>
        </w:rPr>
        <w:t>本论文使用授权说明</w:t>
      </w:r>
    </w:p>
    <w:p w14:paraId="117848DC" w14:textId="77777777" w:rsidR="004437CD" w:rsidRDefault="004437CD">
      <w:pPr>
        <w:rPr>
          <w:rFonts w:ascii="SimSun" w:hAnsi="SimSun" w:hint="eastAsia"/>
          <w:b/>
          <w:bCs/>
          <w:sz w:val="44"/>
        </w:rPr>
      </w:pPr>
    </w:p>
    <w:p w14:paraId="4E8FD1D3" w14:textId="77777777" w:rsidR="004437CD" w:rsidRDefault="004437CD">
      <w:pPr>
        <w:ind w:firstLineChars="200" w:firstLine="560"/>
        <w:rPr>
          <w:rFonts w:ascii="SimSun" w:hAnsi="SimSun" w:hint="eastAsia"/>
          <w:sz w:val="28"/>
        </w:rPr>
      </w:pPr>
      <w:r>
        <w:rPr>
          <w:rFonts w:ascii="SimSun" w:hAnsi="SimSun" w:hint="eastAsia"/>
          <w:sz w:val="28"/>
        </w:rPr>
        <w:t>本人完全了解上海大学有关保留、使用学位论文的规定，即：学校有权保留论文及送交论文复印件，允许论文被查阅和借阅；学校可以公布论文的全部或部分内容。</w:t>
      </w:r>
    </w:p>
    <w:p w14:paraId="7E716470" w14:textId="77777777" w:rsidR="004437CD" w:rsidRDefault="004437CD">
      <w:pPr>
        <w:ind w:firstLine="570"/>
        <w:rPr>
          <w:rFonts w:ascii="SimSun" w:hAnsi="SimSun" w:hint="eastAsia"/>
          <w:sz w:val="28"/>
        </w:rPr>
      </w:pPr>
      <w:r>
        <w:rPr>
          <w:rFonts w:ascii="SimSun" w:hAnsi="SimSun" w:hint="eastAsia"/>
          <w:sz w:val="28"/>
        </w:rPr>
        <w:t>（</w:t>
      </w:r>
      <w:r>
        <w:rPr>
          <w:rFonts w:ascii="SimSun" w:hAnsi="SimSun" w:hint="eastAsia"/>
          <w:b/>
          <w:bCs/>
          <w:sz w:val="28"/>
        </w:rPr>
        <w:t>保密的论文在解密后应遵守此规定</w:t>
      </w:r>
      <w:r>
        <w:rPr>
          <w:rFonts w:ascii="SimSun" w:hAnsi="SimSun" w:hint="eastAsia"/>
          <w:sz w:val="28"/>
        </w:rPr>
        <w:t>）</w:t>
      </w:r>
    </w:p>
    <w:p w14:paraId="5F272641" w14:textId="77777777" w:rsidR="004437CD" w:rsidRDefault="004437CD">
      <w:pPr>
        <w:ind w:firstLine="570"/>
        <w:rPr>
          <w:rFonts w:ascii="SimSun" w:hAnsi="SimSun" w:hint="eastAsia"/>
          <w:sz w:val="28"/>
        </w:rPr>
      </w:pPr>
    </w:p>
    <w:p w14:paraId="7BF37855" w14:textId="77777777" w:rsidR="004437CD" w:rsidRDefault="004437CD">
      <w:pPr>
        <w:ind w:firstLine="570"/>
        <w:rPr>
          <w:rFonts w:ascii="SimSun" w:hAnsi="SimSun" w:hint="eastAsia"/>
          <w:sz w:val="28"/>
          <w:u w:val="single"/>
        </w:rPr>
      </w:pPr>
      <w:r>
        <w:rPr>
          <w:rFonts w:ascii="SimSun" w:hAnsi="SimSun" w:hint="eastAsia"/>
          <w:sz w:val="28"/>
        </w:rPr>
        <w:t>签 名：</w:t>
      </w:r>
      <w:r>
        <w:rPr>
          <w:rFonts w:ascii="SimSun" w:hAnsi="SimSun" w:hint="eastAsia"/>
          <w:sz w:val="28"/>
          <w:u w:val="single"/>
        </w:rPr>
        <w:t xml:space="preserve">          </w:t>
      </w:r>
      <w:r>
        <w:rPr>
          <w:rFonts w:ascii="SimSun" w:hAnsi="SimSun" w:hint="eastAsia"/>
          <w:sz w:val="28"/>
        </w:rPr>
        <w:t>导师签名：</w:t>
      </w:r>
      <w:r>
        <w:rPr>
          <w:rFonts w:ascii="SimSun" w:hAnsi="SimSun" w:hint="eastAsia"/>
          <w:sz w:val="28"/>
          <w:u w:val="single"/>
        </w:rPr>
        <w:t xml:space="preserve">          </w:t>
      </w:r>
      <w:r>
        <w:rPr>
          <w:rFonts w:ascii="SimSun" w:hAnsi="SimSun" w:hint="eastAsia"/>
          <w:sz w:val="28"/>
        </w:rPr>
        <w:t>日期：</w:t>
      </w:r>
      <w:r>
        <w:rPr>
          <w:rFonts w:ascii="SimSun" w:hAnsi="SimSun" w:hint="eastAsia"/>
          <w:sz w:val="28"/>
          <w:u w:val="single"/>
        </w:rPr>
        <w:t xml:space="preserve">          </w:t>
      </w:r>
    </w:p>
    <w:p w14:paraId="465C4439" w14:textId="77777777" w:rsidR="004437CD" w:rsidRDefault="004437CD">
      <w:pPr>
        <w:ind w:firstLine="570"/>
        <w:rPr>
          <w:rFonts w:ascii="SimSun" w:hAnsi="SimSun" w:hint="eastAsia"/>
          <w:sz w:val="28"/>
          <w:u w:val="single"/>
        </w:rPr>
      </w:pPr>
    </w:p>
    <w:p w14:paraId="5CB2158C" w14:textId="77777777" w:rsidR="004437CD" w:rsidRDefault="004437CD">
      <w:pPr>
        <w:ind w:firstLine="570"/>
        <w:rPr>
          <w:rFonts w:ascii="SimSun" w:hAnsi="SimSun" w:hint="eastAsia"/>
          <w:sz w:val="28"/>
        </w:rPr>
      </w:pPr>
      <w:r>
        <w:rPr>
          <w:rFonts w:ascii="SimSun" w:hAnsi="SimSun"/>
          <w:sz w:val="28"/>
          <w:u w:val="single"/>
        </w:rPr>
        <w:br w:type="page"/>
      </w:r>
    </w:p>
    <w:p w14:paraId="36F189B5" w14:textId="77777777" w:rsidR="004437CD" w:rsidRDefault="004437CD">
      <w:pPr>
        <w:rPr>
          <w:rFonts w:eastAsia="FangSong_GB2312" w:hint="eastAsia"/>
          <w:sz w:val="36"/>
        </w:rPr>
      </w:pPr>
    </w:p>
    <w:p w14:paraId="6B3CA32B" w14:textId="77777777" w:rsidR="004437CD" w:rsidRDefault="004437CD">
      <w:pPr>
        <w:rPr>
          <w:rFonts w:eastAsia="FangSong_GB2312" w:hint="eastAsia"/>
          <w:sz w:val="36"/>
        </w:rPr>
      </w:pPr>
    </w:p>
    <w:p w14:paraId="104C8E3A" w14:textId="77777777" w:rsidR="004437CD" w:rsidRDefault="004437CD">
      <w:pPr>
        <w:jc w:val="center"/>
        <w:rPr>
          <w:rFonts w:hint="eastAsia"/>
          <w:sz w:val="44"/>
          <w:szCs w:val="44"/>
        </w:rPr>
      </w:pPr>
      <w:r>
        <w:rPr>
          <w:rFonts w:hint="eastAsia"/>
          <w:sz w:val="44"/>
          <w:szCs w:val="44"/>
        </w:rPr>
        <w:t>上海大学×学×士学位论文</w:t>
      </w:r>
    </w:p>
    <w:p w14:paraId="63F9063C" w14:textId="77777777" w:rsidR="004437CD" w:rsidRDefault="004437CD">
      <w:pPr>
        <w:jc w:val="center"/>
        <w:rPr>
          <w:rFonts w:eastAsia="FangSong_GB2312" w:hint="eastAsia"/>
          <w:sz w:val="36"/>
        </w:rPr>
      </w:pPr>
    </w:p>
    <w:p w14:paraId="63710A5B" w14:textId="77777777" w:rsidR="004437CD" w:rsidRDefault="004437CD">
      <w:pPr>
        <w:ind w:firstLine="964"/>
        <w:jc w:val="center"/>
        <w:rPr>
          <w:rFonts w:ascii="LiSu" w:eastAsia="LiSu" w:hint="eastAsia"/>
          <w:b/>
          <w:sz w:val="48"/>
        </w:rPr>
      </w:pPr>
    </w:p>
    <w:p w14:paraId="02A727BE" w14:textId="77777777" w:rsidR="004437CD" w:rsidRDefault="004437CD">
      <w:pPr>
        <w:ind w:firstLine="964"/>
        <w:jc w:val="center"/>
        <w:rPr>
          <w:rFonts w:ascii="LiSu" w:eastAsia="LiSu" w:hint="eastAsia"/>
          <w:b/>
          <w:sz w:val="48"/>
        </w:rPr>
      </w:pPr>
    </w:p>
    <w:p w14:paraId="61AC5FF7" w14:textId="77777777" w:rsidR="004437CD" w:rsidRDefault="00AB6BB2">
      <w:pPr>
        <w:jc w:val="center"/>
        <w:rPr>
          <w:rStyle w:val="line1"/>
          <w:rFonts w:hint="eastAsia"/>
          <w:sz w:val="52"/>
          <w:szCs w:val="52"/>
        </w:rPr>
      </w:pPr>
      <w:r w:rsidRPr="00AB6BB2">
        <w:rPr>
          <w:rFonts w:hint="eastAsia"/>
          <w:b/>
          <w:sz w:val="52"/>
          <w:szCs w:val="52"/>
        </w:rPr>
        <w:t>基于虚拟现实模型的混响实时生成</w:t>
      </w:r>
    </w:p>
    <w:p w14:paraId="2CEA6C90" w14:textId="77777777" w:rsidR="004437CD" w:rsidRDefault="004437CD">
      <w:pPr>
        <w:ind w:firstLine="640"/>
        <w:rPr>
          <w:rFonts w:hint="eastAsia"/>
          <w:sz w:val="32"/>
        </w:rPr>
      </w:pPr>
    </w:p>
    <w:p w14:paraId="38539506" w14:textId="77777777" w:rsidR="004437CD" w:rsidRDefault="004437CD">
      <w:pPr>
        <w:ind w:firstLine="640"/>
        <w:rPr>
          <w:rFonts w:hint="eastAsia"/>
          <w:sz w:val="32"/>
        </w:rPr>
      </w:pPr>
    </w:p>
    <w:p w14:paraId="7988D04E" w14:textId="77777777" w:rsidR="004437CD" w:rsidRDefault="004437CD">
      <w:pPr>
        <w:ind w:firstLine="640"/>
        <w:rPr>
          <w:rFonts w:hint="eastAsia"/>
          <w:sz w:val="32"/>
        </w:rPr>
      </w:pPr>
    </w:p>
    <w:p w14:paraId="10AC4B55" w14:textId="77777777" w:rsidR="004437CD" w:rsidRDefault="004437CD">
      <w:pPr>
        <w:ind w:firstLine="640"/>
        <w:rPr>
          <w:rFonts w:hint="eastAsia"/>
          <w:sz w:val="32"/>
        </w:rPr>
      </w:pPr>
    </w:p>
    <w:p w14:paraId="3CD2AD42" w14:textId="77777777" w:rsidR="004437CD" w:rsidRDefault="004437CD">
      <w:pPr>
        <w:ind w:firstLineChars="500" w:firstLine="1800"/>
        <w:rPr>
          <w:rFonts w:eastAsia="STKaiti" w:hint="eastAsia"/>
          <w:sz w:val="36"/>
          <w:szCs w:val="36"/>
        </w:rPr>
      </w:pPr>
      <w:r>
        <w:rPr>
          <w:rFonts w:hint="eastAsia"/>
          <w:sz w:val="36"/>
          <w:szCs w:val="36"/>
        </w:rPr>
        <w:t>姓</w:t>
      </w:r>
      <w:r>
        <w:rPr>
          <w:sz w:val="36"/>
          <w:szCs w:val="36"/>
        </w:rPr>
        <w:t xml:space="preserve">    </w:t>
      </w:r>
      <w:r>
        <w:rPr>
          <w:rFonts w:hint="eastAsia"/>
          <w:sz w:val="36"/>
          <w:szCs w:val="36"/>
        </w:rPr>
        <w:t>名：</w:t>
      </w:r>
      <w:r w:rsidR="00CE161F">
        <w:rPr>
          <w:rFonts w:hint="eastAsia"/>
          <w:sz w:val="36"/>
          <w:szCs w:val="36"/>
        </w:rPr>
        <w:t>董雪婷</w:t>
      </w:r>
    </w:p>
    <w:p w14:paraId="794D8B59" w14:textId="77777777" w:rsidR="004437CD" w:rsidRDefault="004437CD">
      <w:pPr>
        <w:ind w:firstLineChars="500" w:firstLine="1800"/>
        <w:rPr>
          <w:rFonts w:eastAsia="STKaiti" w:hint="eastAsia"/>
          <w:sz w:val="36"/>
          <w:szCs w:val="36"/>
        </w:rPr>
      </w:pPr>
      <w:r>
        <w:rPr>
          <w:rFonts w:hint="eastAsia"/>
          <w:sz w:val="36"/>
          <w:szCs w:val="36"/>
        </w:rPr>
        <w:t>导</w:t>
      </w:r>
      <w:r>
        <w:rPr>
          <w:sz w:val="36"/>
          <w:szCs w:val="36"/>
        </w:rPr>
        <w:t xml:space="preserve">    </w:t>
      </w:r>
      <w:r>
        <w:rPr>
          <w:rFonts w:hint="eastAsia"/>
          <w:sz w:val="36"/>
          <w:szCs w:val="36"/>
        </w:rPr>
        <w:t>师：</w:t>
      </w:r>
      <w:r w:rsidR="00CE161F">
        <w:rPr>
          <w:rFonts w:hint="eastAsia"/>
          <w:sz w:val="36"/>
          <w:szCs w:val="36"/>
        </w:rPr>
        <w:t>张莹</w:t>
      </w:r>
    </w:p>
    <w:p w14:paraId="2EE7D563" w14:textId="77777777" w:rsidR="004437CD" w:rsidRDefault="004437CD">
      <w:pPr>
        <w:ind w:firstLineChars="500" w:firstLine="1800"/>
        <w:rPr>
          <w:rFonts w:hint="eastAsia"/>
          <w:sz w:val="36"/>
          <w:szCs w:val="36"/>
        </w:rPr>
      </w:pPr>
      <w:r>
        <w:rPr>
          <w:rFonts w:hint="eastAsia"/>
          <w:sz w:val="36"/>
          <w:szCs w:val="36"/>
        </w:rPr>
        <w:t>学科专业：</w:t>
      </w:r>
      <w:bookmarkStart w:id="1" w:name="_Toc33373797"/>
      <w:r w:rsidR="00CE161F">
        <w:rPr>
          <w:rFonts w:hint="eastAsia"/>
          <w:sz w:val="36"/>
          <w:szCs w:val="36"/>
        </w:rPr>
        <w:t>数字媒体创意工程</w:t>
      </w:r>
    </w:p>
    <w:p w14:paraId="0EF1FAC7" w14:textId="77777777" w:rsidR="004437CD" w:rsidRDefault="004437CD">
      <w:pPr>
        <w:ind w:firstLineChars="900" w:firstLine="2520"/>
        <w:rPr>
          <w:rFonts w:hint="eastAsia"/>
          <w:sz w:val="28"/>
        </w:rPr>
      </w:pPr>
    </w:p>
    <w:p w14:paraId="742E6687" w14:textId="77777777" w:rsidR="004437CD" w:rsidRDefault="004437CD">
      <w:pPr>
        <w:ind w:firstLineChars="900" w:firstLine="2520"/>
        <w:rPr>
          <w:rFonts w:hint="eastAsia"/>
          <w:sz w:val="28"/>
        </w:rPr>
      </w:pPr>
    </w:p>
    <w:p w14:paraId="332038C3" w14:textId="77777777" w:rsidR="004437CD" w:rsidRDefault="004437CD">
      <w:pPr>
        <w:jc w:val="center"/>
        <w:rPr>
          <w:rFonts w:hint="eastAsia"/>
          <w:sz w:val="32"/>
          <w:szCs w:val="32"/>
        </w:rPr>
      </w:pPr>
      <w:r>
        <w:rPr>
          <w:rFonts w:hint="eastAsia"/>
          <w:sz w:val="32"/>
          <w:szCs w:val="32"/>
        </w:rPr>
        <w:t>上海大学</w:t>
      </w:r>
      <w:r w:rsidR="00CE161F">
        <w:rPr>
          <w:rFonts w:hint="eastAsia"/>
          <w:sz w:val="32"/>
          <w:szCs w:val="32"/>
        </w:rPr>
        <w:t>上海电影</w:t>
      </w:r>
      <w:r>
        <w:rPr>
          <w:rFonts w:hint="eastAsia"/>
          <w:sz w:val="32"/>
          <w:szCs w:val="32"/>
        </w:rPr>
        <w:t>学院</w:t>
      </w:r>
    </w:p>
    <w:p w14:paraId="762E6415" w14:textId="77777777" w:rsidR="004437CD" w:rsidRDefault="00CE161F">
      <w:pPr>
        <w:jc w:val="center"/>
        <w:rPr>
          <w:rFonts w:eastAsia="STKaiti" w:hint="eastAsia"/>
          <w:sz w:val="32"/>
          <w:szCs w:val="32"/>
        </w:rPr>
      </w:pPr>
      <w:r>
        <w:rPr>
          <w:rFonts w:hint="eastAsia"/>
          <w:sz w:val="32"/>
          <w:szCs w:val="32"/>
        </w:rPr>
        <w:t>2</w:t>
      </w:r>
      <w:r>
        <w:rPr>
          <w:sz w:val="32"/>
          <w:szCs w:val="32"/>
        </w:rPr>
        <w:t>019</w:t>
      </w:r>
      <w:r w:rsidR="004437CD">
        <w:rPr>
          <w:rFonts w:hint="eastAsia"/>
          <w:sz w:val="32"/>
          <w:szCs w:val="32"/>
        </w:rPr>
        <w:t>年</w:t>
      </w:r>
      <w:r>
        <w:rPr>
          <w:rFonts w:hint="eastAsia"/>
          <w:sz w:val="32"/>
          <w:szCs w:val="32"/>
        </w:rPr>
        <w:t>1</w:t>
      </w:r>
      <w:r>
        <w:rPr>
          <w:sz w:val="32"/>
          <w:szCs w:val="32"/>
        </w:rPr>
        <w:t>2</w:t>
      </w:r>
      <w:r w:rsidR="004437CD">
        <w:rPr>
          <w:rFonts w:hint="eastAsia"/>
          <w:sz w:val="32"/>
          <w:szCs w:val="32"/>
        </w:rPr>
        <w:t>月</w:t>
      </w:r>
    </w:p>
    <w:p w14:paraId="6CC27243" w14:textId="77777777" w:rsidR="004437CD" w:rsidRDefault="004437CD">
      <w:pPr>
        <w:rPr>
          <w:rFonts w:hint="eastAsia"/>
          <w:sz w:val="30"/>
        </w:rPr>
      </w:pPr>
      <w:r>
        <w:br w:type="page"/>
      </w:r>
      <w:bookmarkEnd w:id="1"/>
    </w:p>
    <w:p w14:paraId="7AA65F42" w14:textId="77777777" w:rsidR="004437CD" w:rsidRDefault="004437CD">
      <w:pPr>
        <w:spacing w:line="360" w:lineRule="auto"/>
        <w:jc w:val="center"/>
        <w:rPr>
          <w:sz w:val="32"/>
          <w:szCs w:val="32"/>
        </w:rPr>
      </w:pPr>
      <w:r>
        <w:rPr>
          <w:rFonts w:hint="eastAsia"/>
          <w:sz w:val="32"/>
          <w:szCs w:val="32"/>
        </w:rPr>
        <w:t>A Dissertation Submitted to Shanghai University for the Degree of Master/Doctor of Philosophy</w:t>
      </w:r>
    </w:p>
    <w:p w14:paraId="5BA16EF8" w14:textId="77777777" w:rsidR="004437CD" w:rsidRDefault="004437CD">
      <w:pPr>
        <w:spacing w:line="360" w:lineRule="auto"/>
        <w:jc w:val="center"/>
        <w:rPr>
          <w:rFonts w:hint="eastAsia"/>
          <w:sz w:val="32"/>
          <w:szCs w:val="32"/>
        </w:rPr>
      </w:pPr>
      <w:r>
        <w:rPr>
          <w:rFonts w:hint="eastAsia"/>
          <w:sz w:val="32"/>
          <w:szCs w:val="32"/>
        </w:rPr>
        <w:t xml:space="preserve">in </w:t>
      </w:r>
      <w:r>
        <w:rPr>
          <w:rFonts w:hint="eastAsia"/>
          <w:sz w:val="32"/>
          <w:szCs w:val="32"/>
        </w:rPr>
        <w:t>×××</w:t>
      </w:r>
    </w:p>
    <w:p w14:paraId="5B2B1402" w14:textId="77777777" w:rsidR="004437CD" w:rsidRDefault="004437CD">
      <w:pPr>
        <w:ind w:firstLine="480"/>
        <w:rPr>
          <w:rFonts w:hint="eastAsia"/>
        </w:rPr>
      </w:pPr>
    </w:p>
    <w:p w14:paraId="1EAB6A7E" w14:textId="77777777" w:rsidR="004437CD" w:rsidRDefault="004437CD">
      <w:pPr>
        <w:ind w:firstLine="480"/>
        <w:rPr>
          <w:rFonts w:hint="eastAsia"/>
        </w:rPr>
      </w:pPr>
    </w:p>
    <w:p w14:paraId="31212E7A" w14:textId="77777777" w:rsidR="004437CD" w:rsidRDefault="004437CD">
      <w:pPr>
        <w:ind w:firstLine="480"/>
        <w:rPr>
          <w:rFonts w:hint="eastAsia"/>
        </w:rPr>
      </w:pPr>
    </w:p>
    <w:p w14:paraId="6100DBD4" w14:textId="77777777" w:rsidR="004437CD" w:rsidRDefault="004437CD">
      <w:pPr>
        <w:ind w:firstLine="480"/>
        <w:rPr>
          <w:rFonts w:hint="eastAsia"/>
        </w:rPr>
      </w:pPr>
    </w:p>
    <w:p w14:paraId="78FE483A" w14:textId="77777777" w:rsidR="004437CD" w:rsidRDefault="004437CD">
      <w:pPr>
        <w:ind w:firstLine="480"/>
        <w:rPr>
          <w:rFonts w:hint="eastAsia"/>
        </w:rPr>
      </w:pPr>
    </w:p>
    <w:p w14:paraId="4E25CEB5" w14:textId="77777777" w:rsidR="004437CD" w:rsidRDefault="004437CD">
      <w:pPr>
        <w:spacing w:line="360" w:lineRule="auto"/>
        <w:jc w:val="center"/>
        <w:rPr>
          <w:rFonts w:hint="eastAsia"/>
          <w:b/>
          <w:bCs/>
          <w:sz w:val="52"/>
          <w:szCs w:val="52"/>
        </w:rPr>
      </w:pPr>
      <w:r>
        <w:rPr>
          <w:rFonts w:hint="eastAsia"/>
          <w:b/>
          <w:bCs/>
          <w:sz w:val="52"/>
          <w:szCs w:val="52"/>
        </w:rPr>
        <w:t>The R</w:t>
      </w:r>
      <w:r>
        <w:rPr>
          <w:b/>
          <w:bCs/>
          <w:sz w:val="52"/>
          <w:szCs w:val="52"/>
        </w:rPr>
        <w:t>esearch</w:t>
      </w:r>
      <w:r>
        <w:rPr>
          <w:rFonts w:hint="eastAsia"/>
          <w:b/>
          <w:bCs/>
          <w:sz w:val="52"/>
          <w:szCs w:val="52"/>
        </w:rPr>
        <w:t xml:space="preserve"> of a New NC Code</w:t>
      </w:r>
    </w:p>
    <w:p w14:paraId="1B77D67D" w14:textId="77777777" w:rsidR="004437CD" w:rsidRDefault="004437CD">
      <w:pPr>
        <w:ind w:firstLine="480"/>
        <w:rPr>
          <w:rFonts w:hint="eastAsia"/>
        </w:rPr>
      </w:pPr>
    </w:p>
    <w:p w14:paraId="5F6C3FFE" w14:textId="77777777" w:rsidR="004437CD" w:rsidRDefault="004437CD">
      <w:pPr>
        <w:ind w:firstLine="480"/>
        <w:rPr>
          <w:rFonts w:hint="eastAsia"/>
        </w:rPr>
      </w:pPr>
    </w:p>
    <w:p w14:paraId="56DFD128" w14:textId="77777777" w:rsidR="004437CD" w:rsidRDefault="004437CD">
      <w:pPr>
        <w:ind w:firstLine="480"/>
        <w:rPr>
          <w:rFonts w:hint="eastAsia"/>
        </w:rPr>
      </w:pPr>
    </w:p>
    <w:p w14:paraId="6367DC39" w14:textId="77777777" w:rsidR="004437CD" w:rsidRDefault="004437CD">
      <w:pPr>
        <w:ind w:firstLine="480"/>
        <w:rPr>
          <w:rFonts w:hint="eastAsia"/>
        </w:rPr>
      </w:pPr>
    </w:p>
    <w:p w14:paraId="227857BE" w14:textId="77777777" w:rsidR="004437CD" w:rsidRDefault="004437CD">
      <w:pPr>
        <w:ind w:firstLine="480"/>
        <w:rPr>
          <w:rFonts w:hint="eastAsia"/>
        </w:rPr>
      </w:pPr>
    </w:p>
    <w:p w14:paraId="7DCAD01D" w14:textId="77777777" w:rsidR="004437CD" w:rsidRDefault="004437CD">
      <w:pPr>
        <w:ind w:firstLine="480"/>
        <w:rPr>
          <w:rFonts w:hint="eastAsia"/>
        </w:rPr>
      </w:pPr>
    </w:p>
    <w:p w14:paraId="689EDC4C" w14:textId="77777777" w:rsidR="004437CD" w:rsidRDefault="004437CD">
      <w:pPr>
        <w:ind w:firstLine="480"/>
        <w:rPr>
          <w:rFonts w:hint="eastAsia"/>
        </w:rPr>
      </w:pPr>
    </w:p>
    <w:p w14:paraId="317641E0" w14:textId="77777777" w:rsidR="004437CD" w:rsidRDefault="004437CD">
      <w:pPr>
        <w:ind w:firstLine="480"/>
        <w:rPr>
          <w:rFonts w:hint="eastAsia"/>
        </w:rPr>
      </w:pPr>
    </w:p>
    <w:p w14:paraId="20CA084B" w14:textId="77777777" w:rsidR="004437CD" w:rsidRDefault="004437CD">
      <w:pPr>
        <w:ind w:firstLineChars="450" w:firstLine="1440"/>
        <w:rPr>
          <w:rFonts w:hint="eastAsia"/>
          <w:sz w:val="32"/>
          <w:szCs w:val="32"/>
        </w:rPr>
      </w:pPr>
      <w:r>
        <w:rPr>
          <w:rFonts w:hint="eastAsia"/>
          <w:sz w:val="32"/>
          <w:szCs w:val="32"/>
        </w:rPr>
        <w:t>MA  Candidate</w:t>
      </w:r>
      <w:r>
        <w:rPr>
          <w:rFonts w:hint="eastAsia"/>
          <w:sz w:val="32"/>
          <w:szCs w:val="32"/>
        </w:rPr>
        <w:t>：</w:t>
      </w:r>
    </w:p>
    <w:p w14:paraId="01ACD787" w14:textId="77777777" w:rsidR="004437CD" w:rsidRDefault="004437CD">
      <w:pPr>
        <w:ind w:firstLineChars="694" w:firstLine="2221"/>
        <w:rPr>
          <w:rFonts w:hint="eastAsia"/>
          <w:sz w:val="32"/>
          <w:szCs w:val="32"/>
        </w:rPr>
      </w:pPr>
      <w:r>
        <w:rPr>
          <w:rFonts w:hint="eastAsia"/>
          <w:sz w:val="32"/>
          <w:szCs w:val="32"/>
        </w:rPr>
        <w:t>Supervisor</w:t>
      </w:r>
      <w:r>
        <w:rPr>
          <w:rFonts w:hint="eastAsia"/>
          <w:sz w:val="32"/>
          <w:szCs w:val="32"/>
        </w:rPr>
        <w:t>：</w:t>
      </w:r>
    </w:p>
    <w:p w14:paraId="5ED504F2" w14:textId="77777777" w:rsidR="004437CD" w:rsidRDefault="004437CD">
      <w:pPr>
        <w:ind w:firstLineChars="890" w:firstLine="2848"/>
        <w:rPr>
          <w:rFonts w:hint="eastAsia"/>
          <w:sz w:val="28"/>
        </w:rPr>
      </w:pPr>
      <w:r>
        <w:rPr>
          <w:rFonts w:hint="eastAsia"/>
          <w:sz w:val="32"/>
          <w:szCs w:val="32"/>
        </w:rPr>
        <w:t>Major</w:t>
      </w:r>
      <w:r>
        <w:rPr>
          <w:rFonts w:hint="eastAsia"/>
          <w:sz w:val="32"/>
          <w:szCs w:val="32"/>
        </w:rPr>
        <w:t>：</w:t>
      </w:r>
    </w:p>
    <w:p w14:paraId="2D2BACE2" w14:textId="77777777" w:rsidR="004437CD" w:rsidRDefault="004437CD">
      <w:pPr>
        <w:ind w:firstLine="480"/>
        <w:rPr>
          <w:rFonts w:hint="eastAsia"/>
        </w:rPr>
      </w:pPr>
    </w:p>
    <w:p w14:paraId="7F9412F8" w14:textId="77777777" w:rsidR="004437CD" w:rsidRDefault="004437CD">
      <w:pPr>
        <w:ind w:firstLine="480"/>
        <w:rPr>
          <w:rFonts w:hint="eastAsia"/>
        </w:rPr>
      </w:pPr>
    </w:p>
    <w:p w14:paraId="6EA8AF20" w14:textId="77777777" w:rsidR="004437CD" w:rsidRDefault="004437CD">
      <w:pPr>
        <w:ind w:firstLine="480"/>
        <w:rPr>
          <w:rFonts w:hint="eastAsia"/>
        </w:rPr>
      </w:pPr>
    </w:p>
    <w:p w14:paraId="5853425A" w14:textId="77777777" w:rsidR="004437CD" w:rsidRDefault="004437CD">
      <w:pPr>
        <w:ind w:firstLine="480"/>
        <w:rPr>
          <w:rFonts w:hint="eastAsia"/>
        </w:rPr>
      </w:pPr>
    </w:p>
    <w:p w14:paraId="0D256DE9" w14:textId="77777777" w:rsidR="004437CD" w:rsidRDefault="004437CD">
      <w:pPr>
        <w:ind w:firstLine="480"/>
        <w:rPr>
          <w:rFonts w:hint="eastAsia"/>
        </w:rPr>
      </w:pPr>
    </w:p>
    <w:p w14:paraId="6FF636BE" w14:textId="77777777" w:rsidR="004437CD" w:rsidRDefault="004437CD">
      <w:pPr>
        <w:ind w:firstLine="480"/>
        <w:rPr>
          <w:rFonts w:hint="eastAsia"/>
        </w:rPr>
      </w:pPr>
    </w:p>
    <w:p w14:paraId="539F1294" w14:textId="77777777" w:rsidR="004437CD" w:rsidRDefault="004437CD">
      <w:pPr>
        <w:ind w:firstLine="480"/>
        <w:rPr>
          <w:rFonts w:hint="eastAsia"/>
        </w:rPr>
      </w:pPr>
    </w:p>
    <w:p w14:paraId="1898A5D7" w14:textId="77777777" w:rsidR="004437CD" w:rsidRDefault="004437CD">
      <w:pPr>
        <w:jc w:val="center"/>
        <w:rPr>
          <w:rFonts w:hint="eastAsia"/>
          <w:b/>
          <w:sz w:val="32"/>
          <w:szCs w:val="32"/>
        </w:rPr>
      </w:pPr>
      <w:r>
        <w:rPr>
          <w:rFonts w:hint="eastAsia"/>
          <w:b/>
          <w:sz w:val="32"/>
          <w:szCs w:val="32"/>
        </w:rPr>
        <w:t>×××××</w:t>
      </w:r>
      <w:r>
        <w:rPr>
          <w:rFonts w:hint="eastAsia"/>
          <w:b/>
          <w:sz w:val="32"/>
          <w:szCs w:val="32"/>
        </w:rPr>
        <w:t xml:space="preserve"> College, Shanghai University</w:t>
      </w:r>
    </w:p>
    <w:p w14:paraId="331ED610" w14:textId="77777777" w:rsidR="004437CD" w:rsidRDefault="004437CD">
      <w:pPr>
        <w:jc w:val="center"/>
        <w:rPr>
          <w:rFonts w:hint="eastAsia"/>
          <w:b/>
          <w:sz w:val="32"/>
          <w:szCs w:val="32"/>
        </w:rPr>
      </w:pPr>
      <w:r>
        <w:rPr>
          <w:rFonts w:hint="eastAsia"/>
          <w:b/>
          <w:sz w:val="32"/>
          <w:szCs w:val="32"/>
        </w:rPr>
        <w:t>×××</w:t>
      </w:r>
      <w:r>
        <w:rPr>
          <w:rFonts w:hint="eastAsia"/>
          <w:b/>
          <w:sz w:val="32"/>
          <w:szCs w:val="32"/>
        </w:rPr>
        <w:t>, 2005</w:t>
      </w:r>
    </w:p>
    <w:p w14:paraId="4106FD0D" w14:textId="77777777" w:rsidR="004437CD" w:rsidRDefault="004437CD">
      <w:pPr>
        <w:pStyle w:val="1"/>
        <w:rPr>
          <w:rFonts w:hint="eastAsia"/>
        </w:rPr>
      </w:pPr>
      <w:r>
        <w:br w:type="page"/>
      </w:r>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bookmarkStart w:id="11" w:name="_Toc27305583"/>
      <w:bookmarkStart w:id="12" w:name="_Toc30767826"/>
      <w:r>
        <w:rPr>
          <w:rFonts w:hint="eastAsia"/>
        </w:rPr>
        <w:lastRenderedPageBreak/>
        <w:t>摘   要</w:t>
      </w:r>
      <w:bookmarkEnd w:id="2"/>
      <w:bookmarkEnd w:id="3"/>
      <w:bookmarkEnd w:id="4"/>
      <w:bookmarkEnd w:id="5"/>
      <w:bookmarkEnd w:id="6"/>
      <w:bookmarkEnd w:id="7"/>
      <w:bookmarkEnd w:id="8"/>
      <w:bookmarkEnd w:id="9"/>
      <w:bookmarkEnd w:id="10"/>
      <w:bookmarkEnd w:id="11"/>
      <w:bookmarkEnd w:id="12"/>
    </w:p>
    <w:p w14:paraId="4426C260" w14:textId="77777777" w:rsidR="002712C5" w:rsidRPr="002712C5" w:rsidRDefault="002712C5" w:rsidP="002712C5">
      <w:pPr>
        <w:pStyle w:val="BodyTextIndent"/>
        <w:ind w:firstLineChars="200" w:firstLine="480"/>
        <w:rPr>
          <w:rFonts w:hint="eastAsia"/>
          <w:sz w:val="24"/>
        </w:rPr>
      </w:pPr>
      <w:r w:rsidRPr="002712C5">
        <w:rPr>
          <w:rFonts w:hint="eastAsia"/>
          <w:sz w:val="24"/>
        </w:rPr>
        <w:t>如何提升虚拟现实的沉浸感一直以来都是虚拟现实领域的研究热点，声音同视觉一样，是帮助人类感知世界必不可少的一部分，其真实程度是提升沉浸感的关键要素。其中，如何通过虚拟的建筑模型，根据建筑声学理论，构建一个真实的混响效果是本文研究的主要目的。</w:t>
      </w:r>
    </w:p>
    <w:p w14:paraId="1DFBB0DF" w14:textId="77777777" w:rsidR="002712C5" w:rsidRPr="002712C5" w:rsidRDefault="002712C5" w:rsidP="002712C5">
      <w:pPr>
        <w:pStyle w:val="BodyTextIndent"/>
        <w:ind w:firstLineChars="200" w:firstLine="480"/>
        <w:rPr>
          <w:rFonts w:hint="eastAsia"/>
          <w:sz w:val="24"/>
        </w:rPr>
      </w:pPr>
      <w:r w:rsidRPr="002712C5">
        <w:rPr>
          <w:rFonts w:hint="eastAsia"/>
          <w:sz w:val="24"/>
        </w:rPr>
        <w:t>本文首先介绍了课题的研究背景及其研究意义，课题的研究领域可听化技术的发展过程，目前国内、外研究现状，以及一些相关的基础声学理论，包括空气、障碍物对声音传播的影响以及房间声学等。</w:t>
      </w:r>
    </w:p>
    <w:p w14:paraId="5BBD263D" w14:textId="77777777" w:rsidR="002712C5" w:rsidRPr="002712C5" w:rsidRDefault="002712C5" w:rsidP="002712C5">
      <w:pPr>
        <w:pStyle w:val="BodyTextIndent"/>
        <w:ind w:firstLineChars="200" w:firstLine="480"/>
        <w:rPr>
          <w:rFonts w:hint="eastAsia"/>
          <w:sz w:val="24"/>
        </w:rPr>
      </w:pPr>
      <w:r w:rsidRPr="002712C5">
        <w:rPr>
          <w:rFonts w:hint="eastAsia"/>
          <w:sz w:val="24"/>
        </w:rPr>
        <w:t>接下来具体详细地介绍了本文所涉及到的各类技术方法，包括几何声学模型、人工混响模型、滤波器以及双耳声学，对不同技术方法进行了阐述以及对比。</w:t>
      </w:r>
    </w:p>
    <w:p w14:paraId="0270DA17" w14:textId="77777777" w:rsidR="002712C5" w:rsidRPr="002712C5" w:rsidRDefault="002712C5" w:rsidP="002712C5">
      <w:pPr>
        <w:pStyle w:val="BodyTextIndent"/>
        <w:ind w:firstLineChars="200" w:firstLine="480"/>
        <w:rPr>
          <w:rFonts w:hint="eastAsia"/>
          <w:sz w:val="24"/>
        </w:rPr>
      </w:pPr>
      <w:r w:rsidRPr="002712C5">
        <w:rPr>
          <w:rFonts w:hint="eastAsia"/>
          <w:sz w:val="24"/>
        </w:rPr>
        <w:t>本文在目前的研究基础上，创新性地考虑了空气这一介质的各因素对声音传播效果的影响，引入了新的影响因素：空气温度、湿度、大气压强、二氧化碳浓度，并按照严格的计算方式进行了相关声学参数的计算。在虚拟现实中实现了考虑空气各环境因素后，根据游戏引擎的实时数据生成混响效果。</w:t>
      </w:r>
    </w:p>
    <w:p w14:paraId="3E6B555C" w14:textId="77777777" w:rsidR="002712C5" w:rsidRDefault="002F15E3" w:rsidP="002712C5">
      <w:pPr>
        <w:pStyle w:val="BodyTextIndent"/>
        <w:ind w:firstLineChars="200" w:firstLine="480"/>
        <w:rPr>
          <w:rFonts w:hint="eastAsia"/>
          <w:sz w:val="24"/>
        </w:rPr>
      </w:pPr>
      <w:r>
        <w:rPr>
          <w:rFonts w:hint="eastAsia"/>
          <w:sz w:val="24"/>
        </w:rPr>
        <w:t>最后</w:t>
      </w:r>
      <w:r w:rsidR="002712C5" w:rsidRPr="002712C5">
        <w:rPr>
          <w:rFonts w:hint="eastAsia"/>
          <w:sz w:val="24"/>
        </w:rPr>
        <w:t>进行了两组对照试验，分别论证了本研究对于虚拟现实开发者的帮助，以及对于虚拟现实用户进行了主观评价实验与多因素分析，论证引入各影响因素的效果。</w:t>
      </w:r>
    </w:p>
    <w:p w14:paraId="36B67C52" w14:textId="77777777" w:rsidR="004437CD" w:rsidRDefault="004437CD" w:rsidP="009953BC">
      <w:pPr>
        <w:pStyle w:val="BodyTextIndent"/>
        <w:rPr>
          <w:sz w:val="24"/>
        </w:rPr>
      </w:pPr>
      <w:r>
        <w:rPr>
          <w:rFonts w:hint="eastAsia"/>
          <w:sz w:val="24"/>
        </w:rPr>
        <w:t>（注：简要介绍本论文的主要内容，主要为本人所完成的工作和创新点）</w:t>
      </w:r>
    </w:p>
    <w:p w14:paraId="11CC34BA" w14:textId="77777777" w:rsidR="009953BC" w:rsidRDefault="009953BC" w:rsidP="009953BC">
      <w:pPr>
        <w:pStyle w:val="BodyTextIndent"/>
        <w:rPr>
          <w:sz w:val="24"/>
        </w:rPr>
      </w:pPr>
    </w:p>
    <w:p w14:paraId="620F7C5D" w14:textId="77777777" w:rsidR="009953BC" w:rsidRDefault="009953BC" w:rsidP="009953BC">
      <w:pPr>
        <w:pStyle w:val="BodyTextIndent"/>
        <w:rPr>
          <w:sz w:val="24"/>
        </w:rPr>
      </w:pPr>
    </w:p>
    <w:p w14:paraId="0722EFDA" w14:textId="77777777" w:rsidR="009953BC" w:rsidRPr="009953BC" w:rsidRDefault="009953BC" w:rsidP="009953BC">
      <w:pPr>
        <w:pStyle w:val="BodyTextIndent"/>
        <w:rPr>
          <w:rFonts w:hint="eastAsia"/>
          <w:sz w:val="24"/>
        </w:rPr>
      </w:pPr>
    </w:p>
    <w:p w14:paraId="62583F88" w14:textId="77777777" w:rsidR="004437CD" w:rsidRDefault="004437CD">
      <w:pPr>
        <w:pStyle w:val="BodyTextIndent"/>
        <w:rPr>
          <w:rFonts w:hint="eastAsia"/>
        </w:rPr>
      </w:pPr>
    </w:p>
    <w:p w14:paraId="6E8A2D3A" w14:textId="77777777" w:rsidR="004437CD" w:rsidRDefault="004437CD">
      <w:pPr>
        <w:pStyle w:val="BodyTextIndent"/>
        <w:rPr>
          <w:rFonts w:hint="eastAsia"/>
        </w:rPr>
      </w:pPr>
    </w:p>
    <w:p w14:paraId="45F60EB2" w14:textId="77777777" w:rsidR="004437CD" w:rsidRDefault="004437CD">
      <w:pPr>
        <w:pStyle w:val="BodyTextIndent"/>
        <w:rPr>
          <w:rFonts w:hint="eastAsia"/>
          <w:b/>
          <w:sz w:val="28"/>
          <w:szCs w:val="28"/>
        </w:rPr>
      </w:pPr>
      <w:r>
        <w:rPr>
          <w:rFonts w:hint="eastAsia"/>
          <w:b/>
          <w:sz w:val="28"/>
          <w:szCs w:val="28"/>
        </w:rPr>
        <w:t>关键词：</w:t>
      </w:r>
      <w:r w:rsidR="00CE161F">
        <w:rPr>
          <w:rFonts w:hint="eastAsia"/>
          <w:sz w:val="24"/>
        </w:rPr>
        <w:t>虚拟现实；</w:t>
      </w:r>
      <w:r w:rsidR="002712C5">
        <w:rPr>
          <w:rFonts w:hint="eastAsia"/>
          <w:sz w:val="24"/>
        </w:rPr>
        <w:t>建筑</w:t>
      </w:r>
      <w:r w:rsidR="00CE161F">
        <w:rPr>
          <w:rFonts w:hint="eastAsia"/>
          <w:sz w:val="24"/>
        </w:rPr>
        <w:t>声学；混响；实时生成；可听化技术</w:t>
      </w:r>
    </w:p>
    <w:p w14:paraId="0B9E89A0" w14:textId="77777777" w:rsidR="004437CD" w:rsidRDefault="004437CD">
      <w:pPr>
        <w:pStyle w:val="1"/>
        <w:rPr>
          <w:rFonts w:hint="eastAsia"/>
        </w:rPr>
      </w:pPr>
      <w:r>
        <w:br w:type="page"/>
      </w:r>
      <w:bookmarkStart w:id="13" w:name="_Toc3048529"/>
      <w:bookmarkStart w:id="14" w:name="_Toc33373796"/>
      <w:bookmarkStart w:id="15" w:name="_Toc60499531"/>
      <w:bookmarkStart w:id="16" w:name="_Toc61939039"/>
      <w:bookmarkStart w:id="17" w:name="_Toc27305584"/>
      <w:bookmarkStart w:id="18" w:name="_Toc30767827"/>
      <w:r>
        <w:rPr>
          <w:rFonts w:hint="eastAsia"/>
        </w:rPr>
        <w:lastRenderedPageBreak/>
        <w:t>A</w:t>
      </w:r>
      <w:r>
        <w:t>BSTRACT</w:t>
      </w:r>
      <w:bookmarkEnd w:id="13"/>
      <w:bookmarkEnd w:id="14"/>
      <w:bookmarkEnd w:id="15"/>
      <w:bookmarkEnd w:id="16"/>
      <w:bookmarkEnd w:id="17"/>
      <w:bookmarkEnd w:id="18"/>
    </w:p>
    <w:p w14:paraId="5C127320" w14:textId="77777777" w:rsidR="004437CD" w:rsidRDefault="004437CD">
      <w:pPr>
        <w:pStyle w:val="BodyTextIndent"/>
        <w:rPr>
          <w:rFonts w:hint="eastAsia"/>
        </w:rPr>
      </w:pPr>
    </w:p>
    <w:p w14:paraId="4AD76EB6" w14:textId="77777777" w:rsidR="004437CD" w:rsidRDefault="004437CD">
      <w:pPr>
        <w:pStyle w:val="BodyTextIndent"/>
        <w:rPr>
          <w:rFonts w:hint="eastAsia"/>
        </w:rPr>
      </w:pPr>
    </w:p>
    <w:p w14:paraId="45BF1F06" w14:textId="77777777" w:rsidR="004437CD" w:rsidRDefault="004437CD">
      <w:pPr>
        <w:pStyle w:val="BodyTextIndent"/>
        <w:rPr>
          <w:rFonts w:hint="eastAsia"/>
        </w:rPr>
      </w:pPr>
    </w:p>
    <w:p w14:paraId="5015FA07" w14:textId="77777777" w:rsidR="004437CD" w:rsidRDefault="004437CD">
      <w:pPr>
        <w:pStyle w:val="BodyTextIndent"/>
        <w:rPr>
          <w:rFonts w:hint="eastAsia"/>
        </w:rPr>
      </w:pPr>
    </w:p>
    <w:p w14:paraId="7625B801" w14:textId="77777777" w:rsidR="004437CD" w:rsidRDefault="004437CD">
      <w:pPr>
        <w:pStyle w:val="BodyTextIndent"/>
        <w:rPr>
          <w:rFonts w:hint="eastAsia"/>
        </w:rPr>
      </w:pPr>
    </w:p>
    <w:p w14:paraId="2010F9EC" w14:textId="77777777" w:rsidR="004437CD" w:rsidRDefault="004437CD">
      <w:pPr>
        <w:pStyle w:val="BodyTextIndent"/>
        <w:rPr>
          <w:rFonts w:hint="eastAsia"/>
        </w:rPr>
      </w:pPr>
    </w:p>
    <w:p w14:paraId="46509A71" w14:textId="77777777" w:rsidR="004437CD" w:rsidRDefault="004437CD">
      <w:pPr>
        <w:pStyle w:val="BodyTextIndent"/>
        <w:rPr>
          <w:rFonts w:hint="eastAsia"/>
        </w:rPr>
      </w:pPr>
    </w:p>
    <w:p w14:paraId="1D41B460" w14:textId="77777777" w:rsidR="004437CD" w:rsidRDefault="004437CD">
      <w:pPr>
        <w:pStyle w:val="BodyTextIndent"/>
        <w:rPr>
          <w:rFonts w:hint="eastAsia"/>
        </w:rPr>
      </w:pPr>
    </w:p>
    <w:p w14:paraId="7CB179BF" w14:textId="77777777" w:rsidR="004437CD" w:rsidRDefault="004437CD">
      <w:pPr>
        <w:pStyle w:val="BodyTextIndent"/>
        <w:rPr>
          <w:rFonts w:hint="eastAsia"/>
        </w:rPr>
      </w:pPr>
    </w:p>
    <w:p w14:paraId="3F98A167" w14:textId="77777777" w:rsidR="004437CD" w:rsidRDefault="004437CD">
      <w:pPr>
        <w:pStyle w:val="BodyTextIndent"/>
        <w:rPr>
          <w:rFonts w:hint="eastAsia"/>
        </w:rPr>
      </w:pPr>
    </w:p>
    <w:p w14:paraId="5D74C090" w14:textId="77777777" w:rsidR="004437CD" w:rsidRDefault="004437CD">
      <w:pPr>
        <w:pStyle w:val="BodyTextIndent"/>
        <w:rPr>
          <w:rFonts w:hint="eastAsia"/>
        </w:rPr>
      </w:pPr>
    </w:p>
    <w:p w14:paraId="630C2D7A" w14:textId="77777777" w:rsidR="004437CD" w:rsidRDefault="004437CD">
      <w:pPr>
        <w:pStyle w:val="BodyTextIndent"/>
        <w:rPr>
          <w:rFonts w:hint="eastAsia"/>
        </w:rPr>
      </w:pPr>
    </w:p>
    <w:p w14:paraId="65398100" w14:textId="77777777" w:rsidR="004437CD" w:rsidRDefault="004437CD">
      <w:pPr>
        <w:pStyle w:val="BodyTextIndent"/>
        <w:rPr>
          <w:rFonts w:hint="eastAsia"/>
        </w:rPr>
      </w:pPr>
    </w:p>
    <w:p w14:paraId="6A16DB7A" w14:textId="77777777" w:rsidR="004437CD" w:rsidRDefault="004437CD">
      <w:pPr>
        <w:pStyle w:val="BodyTextIndent"/>
        <w:rPr>
          <w:rFonts w:hint="eastAsia"/>
        </w:rPr>
      </w:pPr>
    </w:p>
    <w:p w14:paraId="09EEC88A" w14:textId="77777777" w:rsidR="004437CD" w:rsidRDefault="004437CD">
      <w:pPr>
        <w:pStyle w:val="BodyTextIndent"/>
        <w:rPr>
          <w:rFonts w:hint="eastAsia"/>
        </w:rPr>
      </w:pPr>
    </w:p>
    <w:p w14:paraId="28901B38" w14:textId="77777777" w:rsidR="004437CD" w:rsidRDefault="004437CD">
      <w:pPr>
        <w:pStyle w:val="BodyTextIndent"/>
        <w:rPr>
          <w:rFonts w:hint="eastAsia"/>
        </w:rPr>
      </w:pPr>
    </w:p>
    <w:p w14:paraId="3B70F8F4" w14:textId="77777777" w:rsidR="004437CD" w:rsidRDefault="004437CD">
      <w:pPr>
        <w:pStyle w:val="BodyTextIndent"/>
        <w:rPr>
          <w:rFonts w:hint="eastAsia"/>
        </w:rPr>
      </w:pPr>
    </w:p>
    <w:p w14:paraId="780B78A9" w14:textId="77777777" w:rsidR="004437CD" w:rsidRDefault="004437CD">
      <w:pPr>
        <w:pStyle w:val="BodyTextIndent"/>
        <w:rPr>
          <w:rFonts w:hint="eastAsia"/>
        </w:rPr>
      </w:pPr>
    </w:p>
    <w:p w14:paraId="6B20EB4B" w14:textId="77777777" w:rsidR="004437CD" w:rsidRDefault="004437CD">
      <w:pPr>
        <w:pStyle w:val="BodyTextIndent"/>
        <w:rPr>
          <w:rFonts w:hint="eastAsia"/>
        </w:rPr>
      </w:pPr>
    </w:p>
    <w:p w14:paraId="68EF9ED8" w14:textId="77777777" w:rsidR="004437CD" w:rsidRDefault="004437CD">
      <w:pPr>
        <w:pStyle w:val="BodyTextIndent"/>
        <w:rPr>
          <w:rFonts w:hint="eastAsia"/>
        </w:rPr>
      </w:pPr>
    </w:p>
    <w:p w14:paraId="4BADB563" w14:textId="77777777" w:rsidR="004437CD" w:rsidRDefault="004437CD">
      <w:pPr>
        <w:pStyle w:val="BodyTextIndent"/>
        <w:rPr>
          <w:rFonts w:hint="eastAsia"/>
        </w:rPr>
      </w:pPr>
    </w:p>
    <w:p w14:paraId="62146689" w14:textId="77777777" w:rsidR="004437CD" w:rsidRDefault="004437CD">
      <w:pPr>
        <w:pStyle w:val="BodyTextIndent"/>
        <w:rPr>
          <w:rFonts w:hint="eastAsia"/>
        </w:rPr>
      </w:pPr>
    </w:p>
    <w:p w14:paraId="43AE923A" w14:textId="77777777" w:rsidR="004437CD" w:rsidRDefault="004437CD">
      <w:pPr>
        <w:pStyle w:val="BodyTextIndent"/>
        <w:rPr>
          <w:rFonts w:hint="eastAsia"/>
        </w:rPr>
      </w:pPr>
    </w:p>
    <w:p w14:paraId="1B2C8999" w14:textId="77777777" w:rsidR="004437CD" w:rsidRDefault="004437CD">
      <w:pPr>
        <w:pStyle w:val="BodyTextIndent"/>
        <w:rPr>
          <w:rFonts w:hint="eastAsia"/>
        </w:rPr>
      </w:pPr>
    </w:p>
    <w:p w14:paraId="16A773D9" w14:textId="77777777" w:rsidR="004437CD" w:rsidRDefault="004437CD">
      <w:pPr>
        <w:pStyle w:val="BodyTextIndent"/>
        <w:rPr>
          <w:rFonts w:hint="eastAsia"/>
          <w:b/>
          <w:sz w:val="28"/>
          <w:szCs w:val="28"/>
        </w:rPr>
      </w:pPr>
      <w:r>
        <w:rPr>
          <w:rFonts w:hint="eastAsia"/>
          <w:b/>
          <w:sz w:val="28"/>
          <w:szCs w:val="28"/>
        </w:rPr>
        <w:t>Keywords:</w:t>
      </w:r>
    </w:p>
    <w:p w14:paraId="31140754" w14:textId="77777777" w:rsidR="007C7021" w:rsidRDefault="004437CD">
      <w:pPr>
        <w:pStyle w:val="TOC2"/>
        <w:tabs>
          <w:tab w:val="right" w:leader="dot" w:pos="8302"/>
        </w:tabs>
        <w:rPr>
          <w:ins w:id="19" w:author="PhD - Gao Jie" w:date="2020-01-24T14:16:00Z"/>
          <w:rFonts w:asciiTheme="minorHAnsi" w:eastAsiaTheme="minorEastAsia" w:hAnsiTheme="minorHAnsi" w:cstheme="minorBidi"/>
          <w:noProof/>
          <w:kern w:val="0"/>
          <w:sz w:val="24"/>
          <w:lang w:val="en-SG"/>
        </w:rPr>
      </w:pPr>
      <w:r>
        <w:br w:type="page"/>
      </w:r>
      <w:bookmarkStart w:id="20" w:name="_Toc60499532"/>
      <w:bookmarkStart w:id="21" w:name="_Toc61939040"/>
      <w:bookmarkStart w:id="22" w:name="_Toc27305585"/>
      <w:bookmarkStart w:id="23" w:name="_Toc30767828"/>
      <w:r>
        <w:rPr>
          <w:rFonts w:ascii="SimHei" w:eastAsia="SimHei" w:hint="eastAsia"/>
          <w:sz w:val="32"/>
          <w:szCs w:val="32"/>
        </w:rPr>
        <w:lastRenderedPageBreak/>
        <w:t>目</w:t>
      </w:r>
      <w:r>
        <w:rPr>
          <w:rFonts w:hint="eastAsia"/>
        </w:rPr>
        <w:t xml:space="preserve">    </w:t>
      </w:r>
      <w:r>
        <w:rPr>
          <w:rFonts w:ascii="SimHei" w:eastAsia="SimHei" w:hint="eastAsia"/>
          <w:sz w:val="32"/>
          <w:szCs w:val="32"/>
        </w:rPr>
        <w:t>录</w:t>
      </w:r>
      <w:bookmarkEnd w:id="20"/>
      <w:bookmarkEnd w:id="21"/>
      <w:bookmarkEnd w:id="22"/>
      <w:bookmarkEnd w:id="23"/>
      <w:r>
        <w:fldChar w:fldCharType="begin"/>
      </w:r>
      <w:r>
        <w:instrText xml:space="preserve"> TOC \o "1-3" \h \z \u </w:instrText>
      </w:r>
      <w:r>
        <w:fldChar w:fldCharType="separate"/>
      </w:r>
      <w:ins w:id="24" w:author="PhD - Gao Jie" w:date="2020-01-24T14:16:00Z">
        <w:r w:rsidR="007C7021" w:rsidRPr="00045A6C">
          <w:rPr>
            <w:rStyle w:val="Hyperlink"/>
            <w:noProof/>
          </w:rPr>
          <w:fldChar w:fldCharType="begin"/>
        </w:r>
        <w:r w:rsidR="007C7021" w:rsidRPr="00045A6C">
          <w:rPr>
            <w:rStyle w:val="Hyperlink"/>
            <w:noProof/>
          </w:rPr>
          <w:instrText xml:space="preserve"> </w:instrText>
        </w:r>
        <w:r w:rsidR="007C7021">
          <w:rPr>
            <w:noProof/>
          </w:rPr>
          <w:instrText>HYPERLINK \l "_Toc30767825"</w:instrText>
        </w:r>
        <w:r w:rsidR="007C7021" w:rsidRPr="00045A6C">
          <w:rPr>
            <w:rStyle w:val="Hyperlink"/>
            <w:noProof/>
          </w:rPr>
          <w:instrText xml:space="preserve"> </w:instrText>
        </w:r>
        <w:r w:rsidR="007C7021" w:rsidRPr="00045A6C">
          <w:rPr>
            <w:rStyle w:val="Hyperlink"/>
            <w:noProof/>
          </w:rPr>
        </w:r>
        <w:r w:rsidR="007C7021" w:rsidRPr="00045A6C">
          <w:rPr>
            <w:rStyle w:val="Hyperlink"/>
            <w:noProof/>
          </w:rPr>
          <w:fldChar w:fldCharType="separate"/>
        </w:r>
        <w:r w:rsidR="007C7021" w:rsidRPr="00045A6C">
          <w:rPr>
            <w:rStyle w:val="Hyperlink"/>
            <w:noProof/>
          </w:rPr>
          <w:t>SHANGHAI  UNIVERSITY</w:t>
        </w:r>
        <w:r w:rsidR="007C7021">
          <w:rPr>
            <w:noProof/>
            <w:webHidden/>
          </w:rPr>
          <w:tab/>
        </w:r>
        <w:r w:rsidR="007C7021">
          <w:rPr>
            <w:noProof/>
            <w:webHidden/>
          </w:rPr>
          <w:fldChar w:fldCharType="begin"/>
        </w:r>
        <w:r w:rsidR="007C7021">
          <w:rPr>
            <w:noProof/>
            <w:webHidden/>
          </w:rPr>
          <w:instrText xml:space="preserve"> PAGEREF _Toc30767825 \h </w:instrText>
        </w:r>
        <w:r w:rsidR="007C7021">
          <w:rPr>
            <w:noProof/>
            <w:webHidden/>
          </w:rPr>
        </w:r>
      </w:ins>
      <w:r w:rsidR="007C7021">
        <w:rPr>
          <w:noProof/>
          <w:webHidden/>
        </w:rPr>
        <w:fldChar w:fldCharType="separate"/>
      </w:r>
      <w:ins w:id="25" w:author="PhD - Gao Jie" w:date="2020-01-24T14:16:00Z">
        <w:r w:rsidR="007C7021">
          <w:rPr>
            <w:noProof/>
            <w:webHidden/>
          </w:rPr>
          <w:t>1</w:t>
        </w:r>
        <w:r w:rsidR="007C7021">
          <w:rPr>
            <w:noProof/>
            <w:webHidden/>
          </w:rPr>
          <w:fldChar w:fldCharType="end"/>
        </w:r>
        <w:r w:rsidR="007C7021" w:rsidRPr="00045A6C">
          <w:rPr>
            <w:rStyle w:val="Hyperlink"/>
            <w:noProof/>
          </w:rPr>
          <w:fldChar w:fldCharType="end"/>
        </w:r>
      </w:ins>
    </w:p>
    <w:p w14:paraId="6869DD88" w14:textId="77777777" w:rsidR="007C7021" w:rsidRDefault="007C7021">
      <w:pPr>
        <w:pStyle w:val="TOC1"/>
        <w:tabs>
          <w:tab w:val="right" w:leader="dot" w:pos="8302"/>
        </w:tabs>
        <w:rPr>
          <w:ins w:id="26" w:author="PhD - Gao Jie" w:date="2020-01-24T14:16:00Z"/>
          <w:rFonts w:asciiTheme="minorHAnsi" w:eastAsiaTheme="minorEastAsia" w:hAnsiTheme="minorHAnsi" w:cstheme="minorBidi"/>
          <w:noProof/>
          <w:kern w:val="0"/>
          <w:lang w:val="en-SG"/>
        </w:rPr>
      </w:pPr>
      <w:ins w:id="27"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"_Toc30767826"</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hint="eastAsia"/>
            <w:noProof/>
          </w:rPr>
          <w:t>摘</w:t>
        </w:r>
        <w:r w:rsidRPr="00045A6C">
          <w:rPr>
            <w:rStyle w:val="Hyperlink"/>
            <w:noProof/>
          </w:rPr>
          <w:t xml:space="preserve">   </w:t>
        </w:r>
        <w:r w:rsidRPr="00045A6C">
          <w:rPr>
            <w:rStyle w:val="Hyperlink"/>
            <w:rFonts w:hint="eastAsia"/>
            <w:noProof/>
          </w:rPr>
          <w:t>要</w:t>
        </w:r>
        <w:r>
          <w:rPr>
            <w:noProof/>
            <w:webHidden/>
          </w:rPr>
          <w:tab/>
        </w:r>
        <w:r>
          <w:rPr>
            <w:noProof/>
            <w:webHidden/>
          </w:rPr>
          <w:fldChar w:fldCharType="begin"/>
        </w:r>
        <w:r>
          <w:rPr>
            <w:noProof/>
            <w:webHidden/>
          </w:rPr>
          <w:instrText xml:space="preserve"> PAGEREF _Toc30767826 \h </w:instrText>
        </w:r>
        <w:r>
          <w:rPr>
            <w:noProof/>
            <w:webHidden/>
          </w:rPr>
        </w:r>
      </w:ins>
      <w:r>
        <w:rPr>
          <w:noProof/>
          <w:webHidden/>
        </w:rPr>
        <w:fldChar w:fldCharType="separate"/>
      </w:r>
      <w:ins w:id="28" w:author="PhD - Gao Jie" w:date="2020-01-24T14:16:00Z">
        <w:r>
          <w:rPr>
            <w:noProof/>
            <w:webHidden/>
          </w:rPr>
          <w:t>5</w:t>
        </w:r>
        <w:r>
          <w:rPr>
            <w:noProof/>
            <w:webHidden/>
          </w:rPr>
          <w:fldChar w:fldCharType="end"/>
        </w:r>
        <w:r w:rsidRPr="00045A6C">
          <w:rPr>
            <w:rStyle w:val="Hyperlink"/>
            <w:noProof/>
          </w:rPr>
          <w:fldChar w:fldCharType="end"/>
        </w:r>
      </w:ins>
    </w:p>
    <w:p w14:paraId="40649734" w14:textId="77777777" w:rsidR="007C7021" w:rsidRDefault="007C7021">
      <w:pPr>
        <w:pStyle w:val="TOC1"/>
        <w:tabs>
          <w:tab w:val="right" w:leader="dot" w:pos="8302"/>
        </w:tabs>
        <w:rPr>
          <w:ins w:id="29" w:author="PhD - Gao Jie" w:date="2020-01-24T14:16:00Z"/>
          <w:rFonts w:asciiTheme="minorHAnsi" w:eastAsiaTheme="minorEastAsia" w:hAnsiTheme="minorHAnsi" w:cstheme="minorBidi"/>
          <w:noProof/>
          <w:kern w:val="0"/>
          <w:lang w:val="en-SG"/>
        </w:rPr>
      </w:pPr>
      <w:ins w:id="30"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"_Toc30767827"</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ABSTRACT</w:t>
        </w:r>
        <w:r>
          <w:rPr>
            <w:noProof/>
            <w:webHidden/>
          </w:rPr>
          <w:tab/>
        </w:r>
        <w:r>
          <w:rPr>
            <w:noProof/>
            <w:webHidden/>
          </w:rPr>
          <w:fldChar w:fldCharType="begin"/>
        </w:r>
        <w:r>
          <w:rPr>
            <w:noProof/>
            <w:webHidden/>
          </w:rPr>
          <w:instrText xml:space="preserve"> PAGEREF _Toc30767827 \h </w:instrText>
        </w:r>
        <w:r>
          <w:rPr>
            <w:noProof/>
            <w:webHidden/>
          </w:rPr>
        </w:r>
      </w:ins>
      <w:r>
        <w:rPr>
          <w:noProof/>
          <w:webHidden/>
        </w:rPr>
        <w:fldChar w:fldCharType="separate"/>
      </w:r>
      <w:ins w:id="31" w:author="PhD - Gao Jie" w:date="2020-01-24T14:16:00Z">
        <w:r>
          <w:rPr>
            <w:noProof/>
            <w:webHidden/>
          </w:rPr>
          <w:t>6</w:t>
        </w:r>
        <w:r>
          <w:rPr>
            <w:noProof/>
            <w:webHidden/>
          </w:rPr>
          <w:fldChar w:fldCharType="end"/>
        </w:r>
        <w:r w:rsidRPr="00045A6C">
          <w:rPr>
            <w:rStyle w:val="Hyperlink"/>
            <w:noProof/>
          </w:rPr>
          <w:fldChar w:fldCharType="end"/>
        </w:r>
      </w:ins>
    </w:p>
    <w:p w14:paraId="6E0975D6" w14:textId="77777777" w:rsidR="007C7021" w:rsidRDefault="007C7021">
      <w:pPr>
        <w:pStyle w:val="TOC1"/>
        <w:tabs>
          <w:tab w:val="right" w:leader="dot" w:pos="8302"/>
        </w:tabs>
        <w:rPr>
          <w:ins w:id="32" w:author="PhD - Gao Jie" w:date="2020-01-24T14:16:00Z"/>
          <w:rFonts w:asciiTheme="minorHAnsi" w:eastAsiaTheme="minorEastAsia" w:hAnsiTheme="minorHAnsi" w:cstheme="minorBidi"/>
          <w:noProof/>
          <w:kern w:val="0"/>
          <w:lang w:val="en-SG"/>
        </w:rPr>
      </w:pPr>
      <w:ins w:id="33"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"_Toc30767828"</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hint="eastAsia"/>
            <w:noProof/>
          </w:rPr>
          <w:t>目</w:t>
        </w:r>
        <w:r w:rsidRPr="00045A6C">
          <w:rPr>
            <w:rStyle w:val="Hyperlink"/>
            <w:noProof/>
          </w:rPr>
          <w:t xml:space="preserve">    </w:t>
        </w:r>
        <w:r w:rsidRPr="00045A6C">
          <w:rPr>
            <w:rStyle w:val="Hyperlink"/>
            <w:rFonts w:ascii="SimHei" w:hint="eastAsia"/>
            <w:noProof/>
          </w:rPr>
          <w:t>录</w:t>
        </w:r>
        <w:r>
          <w:rPr>
            <w:noProof/>
            <w:webHidden/>
          </w:rPr>
          <w:tab/>
        </w:r>
        <w:r>
          <w:rPr>
            <w:noProof/>
            <w:webHidden/>
          </w:rPr>
          <w:fldChar w:fldCharType="begin"/>
        </w:r>
        <w:r>
          <w:rPr>
            <w:noProof/>
            <w:webHidden/>
          </w:rPr>
          <w:instrText xml:space="preserve"> PAGEREF _Toc30767828 \h </w:instrText>
        </w:r>
        <w:r>
          <w:rPr>
            <w:noProof/>
            <w:webHidden/>
          </w:rPr>
        </w:r>
      </w:ins>
      <w:r>
        <w:rPr>
          <w:noProof/>
          <w:webHidden/>
        </w:rPr>
        <w:fldChar w:fldCharType="separate"/>
      </w:r>
      <w:ins w:id="34" w:author="PhD - Gao Jie" w:date="2020-01-24T14:16:00Z">
        <w:r>
          <w:rPr>
            <w:noProof/>
            <w:webHidden/>
          </w:rPr>
          <w:t>7</w:t>
        </w:r>
        <w:r>
          <w:rPr>
            <w:noProof/>
            <w:webHidden/>
          </w:rPr>
          <w:fldChar w:fldCharType="end"/>
        </w:r>
        <w:r w:rsidRPr="00045A6C">
          <w:rPr>
            <w:rStyle w:val="Hyperlink"/>
            <w:noProof/>
          </w:rPr>
          <w:fldChar w:fldCharType="end"/>
        </w:r>
      </w:ins>
    </w:p>
    <w:p w14:paraId="7BFA8BAC" w14:textId="77777777" w:rsidR="007C7021" w:rsidRDefault="007C7021">
      <w:pPr>
        <w:pStyle w:val="TOC1"/>
        <w:tabs>
          <w:tab w:val="right" w:leader="dot" w:pos="8302"/>
        </w:tabs>
        <w:rPr>
          <w:ins w:id="35" w:author="PhD - Gao Jie" w:date="2020-01-24T14:16:00Z"/>
          <w:rFonts w:asciiTheme="minorHAnsi" w:eastAsiaTheme="minorEastAsia" w:hAnsiTheme="minorHAnsi" w:cstheme="minorBidi"/>
          <w:noProof/>
          <w:kern w:val="0"/>
          <w:lang w:val="en-SG"/>
        </w:rPr>
      </w:pPr>
      <w:ins w:id="36"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"_Toc30767829"</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hint="eastAsia"/>
            <w:noProof/>
          </w:rPr>
          <w:t>第一章</w:t>
        </w:r>
        <w:r w:rsidRPr="00045A6C">
          <w:rPr>
            <w:rStyle w:val="Hyperlink"/>
            <w:noProof/>
          </w:rPr>
          <w:t xml:space="preserve">  </w:t>
        </w:r>
        <w:r w:rsidRPr="00045A6C">
          <w:rPr>
            <w:rStyle w:val="Hyperlink"/>
            <w:rFonts w:hint="eastAsia"/>
            <w:noProof/>
          </w:rPr>
          <w:t>绪论</w:t>
        </w:r>
        <w:r>
          <w:rPr>
            <w:noProof/>
            <w:webHidden/>
          </w:rPr>
          <w:tab/>
        </w:r>
        <w:r>
          <w:rPr>
            <w:noProof/>
            <w:webHidden/>
          </w:rPr>
          <w:fldChar w:fldCharType="begin"/>
        </w:r>
        <w:r>
          <w:rPr>
            <w:noProof/>
            <w:webHidden/>
          </w:rPr>
          <w:instrText xml:space="preserve"> PAGEREF _Toc30767829 \h </w:instrText>
        </w:r>
        <w:r>
          <w:rPr>
            <w:noProof/>
            <w:webHidden/>
          </w:rPr>
        </w:r>
      </w:ins>
      <w:r>
        <w:rPr>
          <w:noProof/>
          <w:webHidden/>
        </w:rPr>
        <w:fldChar w:fldCharType="separate"/>
      </w:r>
      <w:ins w:id="37" w:author="PhD - Gao Jie" w:date="2020-01-24T14:16:00Z">
        <w:r>
          <w:rPr>
            <w:noProof/>
            <w:webHidden/>
          </w:rPr>
          <w:t>1</w:t>
        </w:r>
        <w:r>
          <w:rPr>
            <w:noProof/>
            <w:webHidden/>
          </w:rPr>
          <w:fldChar w:fldCharType="end"/>
        </w:r>
        <w:r w:rsidRPr="00045A6C">
          <w:rPr>
            <w:rStyle w:val="Hyperlink"/>
            <w:noProof/>
          </w:rPr>
          <w:fldChar w:fldCharType="end"/>
        </w:r>
      </w:ins>
    </w:p>
    <w:p w14:paraId="55CD4C48" w14:textId="77777777" w:rsidR="007C7021" w:rsidRDefault="007C7021">
      <w:pPr>
        <w:pStyle w:val="TOC2"/>
        <w:tabs>
          <w:tab w:val="left" w:pos="1200"/>
          <w:tab w:val="right" w:leader="dot" w:pos="8302"/>
        </w:tabs>
        <w:rPr>
          <w:ins w:id="38" w:author="PhD - Gao Jie" w:date="2020-01-24T14:16:00Z"/>
          <w:rFonts w:asciiTheme="minorHAnsi" w:eastAsiaTheme="minorEastAsia" w:hAnsiTheme="minorHAnsi" w:cstheme="minorBidi"/>
          <w:noProof/>
          <w:kern w:val="0"/>
          <w:sz w:val="24"/>
          <w:lang w:val="en-SG"/>
        </w:rPr>
      </w:pPr>
      <w:ins w:id="39"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"_Toc30767830"</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1.1</w:t>
        </w:r>
        <w:r>
          <w:rPr>
            <w:rFonts w:asciiTheme="minorHAnsi" w:eastAsiaTheme="minorEastAsia" w:hAnsiTheme="minorHAnsi" w:cstheme="minorBidi"/>
            <w:noProof/>
            <w:kern w:val="0"/>
            <w:sz w:val="24"/>
            <w:lang w:val="en-SG"/>
          </w:rPr>
          <w:tab/>
        </w:r>
        <w:r w:rsidRPr="00045A6C">
          <w:rPr>
            <w:rStyle w:val="Hyperlink"/>
            <w:rFonts w:hint="eastAsia"/>
            <w:noProof/>
          </w:rPr>
          <w:t>课题背景</w:t>
        </w:r>
        <w:r>
          <w:rPr>
            <w:noProof/>
            <w:webHidden/>
          </w:rPr>
          <w:tab/>
        </w:r>
        <w:r>
          <w:rPr>
            <w:noProof/>
            <w:webHidden/>
          </w:rPr>
          <w:fldChar w:fldCharType="begin"/>
        </w:r>
        <w:r>
          <w:rPr>
            <w:noProof/>
            <w:webHidden/>
          </w:rPr>
          <w:instrText xml:space="preserve"> PAGEREF _Toc30767830 \h </w:instrText>
        </w:r>
        <w:r>
          <w:rPr>
            <w:noProof/>
            <w:webHidden/>
          </w:rPr>
        </w:r>
      </w:ins>
      <w:r>
        <w:rPr>
          <w:noProof/>
          <w:webHidden/>
        </w:rPr>
        <w:fldChar w:fldCharType="separate"/>
      </w:r>
      <w:ins w:id="40" w:author="PhD - Gao Jie" w:date="2020-01-24T14:16:00Z">
        <w:r>
          <w:rPr>
            <w:noProof/>
            <w:webHidden/>
          </w:rPr>
          <w:t>1</w:t>
        </w:r>
        <w:r>
          <w:rPr>
            <w:noProof/>
            <w:webHidden/>
          </w:rPr>
          <w:fldChar w:fldCharType="end"/>
        </w:r>
        <w:r w:rsidRPr="00045A6C">
          <w:rPr>
            <w:rStyle w:val="Hyperlink"/>
            <w:noProof/>
          </w:rPr>
          <w:fldChar w:fldCharType="end"/>
        </w:r>
      </w:ins>
    </w:p>
    <w:p w14:paraId="3FF4374E" w14:textId="77777777" w:rsidR="007C7021" w:rsidRDefault="007C7021">
      <w:pPr>
        <w:pStyle w:val="TOC2"/>
        <w:tabs>
          <w:tab w:val="left" w:pos="1200"/>
          <w:tab w:val="right" w:leader="dot" w:pos="8302"/>
        </w:tabs>
        <w:rPr>
          <w:ins w:id="41" w:author="PhD - Gao Jie" w:date="2020-01-24T14:16:00Z"/>
          <w:rFonts w:asciiTheme="minorHAnsi" w:eastAsiaTheme="minorEastAsia" w:hAnsiTheme="minorHAnsi" w:cstheme="minorBidi"/>
          <w:noProof/>
          <w:kern w:val="0"/>
          <w:sz w:val="24"/>
          <w:lang w:val="en-SG"/>
        </w:rPr>
      </w:pPr>
      <w:ins w:id="42"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"_Toc30767831"</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1.2</w:t>
        </w:r>
        <w:r>
          <w:rPr>
            <w:rFonts w:asciiTheme="minorHAnsi" w:eastAsiaTheme="minorEastAsia" w:hAnsiTheme="minorHAnsi" w:cstheme="minorBidi"/>
            <w:noProof/>
            <w:kern w:val="0"/>
            <w:sz w:val="24"/>
            <w:lang w:val="en-SG"/>
          </w:rPr>
          <w:tab/>
        </w:r>
        <w:r w:rsidRPr="00045A6C">
          <w:rPr>
            <w:rStyle w:val="Hyperlink"/>
            <w:rFonts w:hint="eastAsia"/>
            <w:noProof/>
          </w:rPr>
          <w:t>课题目的及意义</w:t>
        </w:r>
        <w:r>
          <w:rPr>
            <w:noProof/>
            <w:webHidden/>
          </w:rPr>
          <w:tab/>
        </w:r>
        <w:r>
          <w:rPr>
            <w:noProof/>
            <w:webHidden/>
          </w:rPr>
          <w:fldChar w:fldCharType="begin"/>
        </w:r>
        <w:r>
          <w:rPr>
            <w:noProof/>
            <w:webHidden/>
          </w:rPr>
          <w:instrText xml:space="preserve"> PAGEREF _Toc30767831 \h </w:instrText>
        </w:r>
        <w:r>
          <w:rPr>
            <w:noProof/>
            <w:webHidden/>
          </w:rPr>
        </w:r>
      </w:ins>
      <w:r>
        <w:rPr>
          <w:noProof/>
          <w:webHidden/>
        </w:rPr>
        <w:fldChar w:fldCharType="separate"/>
      </w:r>
      <w:ins w:id="43" w:author="PhD - Gao Jie" w:date="2020-01-24T14:16:00Z">
        <w:r>
          <w:rPr>
            <w:noProof/>
            <w:webHidden/>
          </w:rPr>
          <w:t>1</w:t>
        </w:r>
        <w:r>
          <w:rPr>
            <w:noProof/>
            <w:webHidden/>
          </w:rPr>
          <w:fldChar w:fldCharType="end"/>
        </w:r>
        <w:r w:rsidRPr="00045A6C">
          <w:rPr>
            <w:rStyle w:val="Hyperlink"/>
            <w:noProof/>
          </w:rPr>
          <w:fldChar w:fldCharType="end"/>
        </w:r>
      </w:ins>
    </w:p>
    <w:p w14:paraId="16FA7A50" w14:textId="77777777" w:rsidR="007C7021" w:rsidRDefault="007C7021">
      <w:pPr>
        <w:pStyle w:val="TOC2"/>
        <w:tabs>
          <w:tab w:val="left" w:pos="1200"/>
          <w:tab w:val="right" w:leader="dot" w:pos="8302"/>
        </w:tabs>
        <w:rPr>
          <w:ins w:id="44" w:author="PhD - Gao Jie" w:date="2020-01-24T14:16:00Z"/>
          <w:rFonts w:asciiTheme="minorHAnsi" w:eastAsiaTheme="minorEastAsia" w:hAnsiTheme="minorHAnsi" w:cstheme="minorBidi"/>
          <w:noProof/>
          <w:kern w:val="0"/>
          <w:sz w:val="24"/>
          <w:lang w:val="en-SG"/>
        </w:rPr>
      </w:pPr>
      <w:ins w:id="45"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"_Toc30767833"</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1.3</w:t>
        </w:r>
        <w:r>
          <w:rPr>
            <w:rFonts w:asciiTheme="minorHAnsi" w:eastAsiaTheme="minorEastAsia" w:hAnsiTheme="minorHAnsi" w:cstheme="minorBidi"/>
            <w:noProof/>
            <w:kern w:val="0"/>
            <w:sz w:val="24"/>
            <w:lang w:val="en-SG"/>
          </w:rPr>
          <w:tab/>
        </w:r>
        <w:r w:rsidRPr="00045A6C">
          <w:rPr>
            <w:rStyle w:val="Hyperlink"/>
            <w:rFonts w:hint="eastAsia"/>
            <w:noProof/>
          </w:rPr>
          <w:t>国内外研究现状</w:t>
        </w:r>
        <w:r>
          <w:rPr>
            <w:noProof/>
            <w:webHidden/>
          </w:rPr>
          <w:tab/>
        </w:r>
        <w:r>
          <w:rPr>
            <w:noProof/>
            <w:webHidden/>
          </w:rPr>
          <w:fldChar w:fldCharType="begin"/>
        </w:r>
        <w:r>
          <w:rPr>
            <w:noProof/>
            <w:webHidden/>
          </w:rPr>
          <w:instrText xml:space="preserve"> PAGEREF _Toc30767833 \h </w:instrText>
        </w:r>
        <w:r>
          <w:rPr>
            <w:noProof/>
            <w:webHidden/>
          </w:rPr>
        </w:r>
      </w:ins>
      <w:r>
        <w:rPr>
          <w:noProof/>
          <w:webHidden/>
        </w:rPr>
        <w:fldChar w:fldCharType="separate"/>
      </w:r>
      <w:ins w:id="46" w:author="PhD - Gao Jie" w:date="2020-01-24T14:16:00Z">
        <w:r>
          <w:rPr>
            <w:noProof/>
            <w:webHidden/>
          </w:rPr>
          <w:t>2</w:t>
        </w:r>
        <w:r>
          <w:rPr>
            <w:noProof/>
            <w:webHidden/>
          </w:rPr>
          <w:fldChar w:fldCharType="end"/>
        </w:r>
        <w:r w:rsidRPr="00045A6C">
          <w:rPr>
            <w:rStyle w:val="Hyperlink"/>
            <w:noProof/>
          </w:rPr>
          <w:fldChar w:fldCharType="end"/>
        </w:r>
      </w:ins>
    </w:p>
    <w:p w14:paraId="223313C6" w14:textId="77777777" w:rsidR="007C7021" w:rsidRDefault="007C7021">
      <w:pPr>
        <w:pStyle w:val="TOC3"/>
        <w:tabs>
          <w:tab w:val="left" w:pos="1920"/>
          <w:tab w:val="right" w:leader="dot" w:pos="8302"/>
        </w:tabs>
        <w:rPr>
          <w:ins w:id="47" w:author="PhD - Gao Jie" w:date="2020-01-24T14:16:00Z"/>
          <w:rFonts w:asciiTheme="minorHAnsi" w:eastAsiaTheme="minorEastAsia" w:hAnsiTheme="minorHAnsi" w:cstheme="minorBidi"/>
          <w:noProof/>
          <w:kern w:val="0"/>
          <w:sz w:val="24"/>
          <w:lang w:val="en-SG"/>
        </w:rPr>
      </w:pPr>
      <w:ins w:id="48"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"_Toc30767840"</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1.3.1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国内研究现状</w:t>
        </w:r>
        <w:r>
          <w:rPr>
            <w:noProof/>
            <w:webHidden/>
          </w:rPr>
          <w:tab/>
        </w:r>
        <w:r>
          <w:rPr>
            <w:noProof/>
            <w:webHidden/>
          </w:rPr>
          <w:fldChar w:fldCharType="begin"/>
        </w:r>
        <w:r>
          <w:rPr>
            <w:noProof/>
            <w:webHidden/>
          </w:rPr>
          <w:instrText xml:space="preserve"> PAGEREF _Toc30767840 \h </w:instrText>
        </w:r>
        <w:r>
          <w:rPr>
            <w:noProof/>
            <w:webHidden/>
          </w:rPr>
        </w:r>
      </w:ins>
      <w:r>
        <w:rPr>
          <w:noProof/>
          <w:webHidden/>
        </w:rPr>
        <w:fldChar w:fldCharType="separate"/>
      </w:r>
      <w:ins w:id="49" w:author="PhD - Gao Jie" w:date="2020-01-24T14:16:00Z">
        <w:r>
          <w:rPr>
            <w:noProof/>
            <w:webHidden/>
          </w:rPr>
          <w:t>2</w:t>
        </w:r>
        <w:r>
          <w:rPr>
            <w:noProof/>
            <w:webHidden/>
          </w:rPr>
          <w:fldChar w:fldCharType="end"/>
        </w:r>
        <w:r w:rsidRPr="00045A6C">
          <w:rPr>
            <w:rStyle w:val="Hyperlink"/>
            <w:noProof/>
          </w:rPr>
          <w:fldChar w:fldCharType="end"/>
        </w:r>
      </w:ins>
    </w:p>
    <w:p w14:paraId="1C8A5C10" w14:textId="77777777" w:rsidR="007C7021" w:rsidRDefault="007C7021">
      <w:pPr>
        <w:pStyle w:val="TOC3"/>
        <w:tabs>
          <w:tab w:val="left" w:pos="1920"/>
          <w:tab w:val="right" w:leader="dot" w:pos="8302"/>
        </w:tabs>
        <w:rPr>
          <w:ins w:id="50" w:author="PhD - Gao Jie" w:date="2020-01-24T14:16:00Z"/>
          <w:rFonts w:asciiTheme="minorHAnsi" w:eastAsiaTheme="minorEastAsia" w:hAnsiTheme="minorHAnsi" w:cstheme="minorBidi"/>
          <w:noProof/>
          <w:kern w:val="0"/>
          <w:sz w:val="24"/>
          <w:lang w:val="en-SG"/>
        </w:rPr>
      </w:pPr>
      <w:ins w:id="51"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"_Toc30767841"</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1.3.2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国外研究现状</w:t>
        </w:r>
        <w:r>
          <w:rPr>
            <w:noProof/>
            <w:webHidden/>
          </w:rPr>
          <w:tab/>
        </w:r>
        <w:r>
          <w:rPr>
            <w:noProof/>
            <w:webHidden/>
          </w:rPr>
          <w:fldChar w:fldCharType="begin"/>
        </w:r>
        <w:r>
          <w:rPr>
            <w:noProof/>
            <w:webHidden/>
          </w:rPr>
          <w:instrText xml:space="preserve"> PAGEREF _Toc30767841 \h </w:instrText>
        </w:r>
        <w:r>
          <w:rPr>
            <w:noProof/>
            <w:webHidden/>
          </w:rPr>
        </w:r>
      </w:ins>
      <w:r>
        <w:rPr>
          <w:noProof/>
          <w:webHidden/>
        </w:rPr>
        <w:fldChar w:fldCharType="separate"/>
      </w:r>
      <w:ins w:id="52" w:author="PhD - Gao Jie" w:date="2020-01-24T14:16:00Z">
        <w:r>
          <w:rPr>
            <w:noProof/>
            <w:webHidden/>
          </w:rPr>
          <w:t>2</w:t>
        </w:r>
        <w:r>
          <w:rPr>
            <w:noProof/>
            <w:webHidden/>
          </w:rPr>
          <w:fldChar w:fldCharType="end"/>
        </w:r>
        <w:r w:rsidRPr="00045A6C">
          <w:rPr>
            <w:rStyle w:val="Hyperlink"/>
            <w:noProof/>
          </w:rPr>
          <w:fldChar w:fldCharType="end"/>
        </w:r>
      </w:ins>
    </w:p>
    <w:p w14:paraId="02FA9015" w14:textId="77777777" w:rsidR="007C7021" w:rsidRDefault="007C7021">
      <w:pPr>
        <w:pStyle w:val="TOC2"/>
        <w:tabs>
          <w:tab w:val="left" w:pos="1200"/>
          <w:tab w:val="right" w:leader="dot" w:pos="8302"/>
        </w:tabs>
        <w:rPr>
          <w:ins w:id="53" w:author="PhD - Gao Jie" w:date="2020-01-24T14:16:00Z"/>
          <w:rFonts w:asciiTheme="minorHAnsi" w:eastAsiaTheme="minorEastAsia" w:hAnsiTheme="minorHAnsi" w:cstheme="minorBidi"/>
          <w:noProof/>
          <w:kern w:val="0"/>
          <w:sz w:val="24"/>
          <w:lang w:val="en-SG"/>
        </w:rPr>
      </w:pPr>
      <w:ins w:id="54"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"_Toc30767842"</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1.4</w:t>
        </w:r>
        <w:r>
          <w:rPr>
            <w:rFonts w:asciiTheme="minorHAnsi" w:eastAsiaTheme="minorEastAsia" w:hAnsiTheme="minorHAnsi" w:cstheme="minorBidi"/>
            <w:noProof/>
            <w:kern w:val="0"/>
            <w:sz w:val="24"/>
            <w:lang w:val="en-SG"/>
          </w:rPr>
          <w:tab/>
        </w:r>
        <w:r w:rsidRPr="00045A6C">
          <w:rPr>
            <w:rStyle w:val="Hyperlink"/>
            <w:rFonts w:hint="eastAsia"/>
            <w:noProof/>
          </w:rPr>
          <w:t>课题研究方法</w:t>
        </w:r>
        <w:r>
          <w:rPr>
            <w:noProof/>
            <w:webHidden/>
          </w:rPr>
          <w:tab/>
        </w:r>
        <w:r>
          <w:rPr>
            <w:noProof/>
            <w:webHidden/>
          </w:rPr>
          <w:fldChar w:fldCharType="begin"/>
        </w:r>
        <w:r>
          <w:rPr>
            <w:noProof/>
            <w:webHidden/>
          </w:rPr>
          <w:instrText xml:space="preserve"> PAGEREF _Toc30767842 \h </w:instrText>
        </w:r>
        <w:r>
          <w:rPr>
            <w:noProof/>
            <w:webHidden/>
          </w:rPr>
        </w:r>
      </w:ins>
      <w:r>
        <w:rPr>
          <w:noProof/>
          <w:webHidden/>
        </w:rPr>
        <w:fldChar w:fldCharType="separate"/>
      </w:r>
      <w:ins w:id="55" w:author="PhD - Gao Jie" w:date="2020-01-24T14:16:00Z">
        <w:r>
          <w:rPr>
            <w:noProof/>
            <w:webHidden/>
          </w:rPr>
          <w:t>3</w:t>
        </w:r>
        <w:r>
          <w:rPr>
            <w:noProof/>
            <w:webHidden/>
          </w:rPr>
          <w:fldChar w:fldCharType="end"/>
        </w:r>
        <w:r w:rsidRPr="00045A6C">
          <w:rPr>
            <w:rStyle w:val="Hyperlink"/>
            <w:noProof/>
          </w:rPr>
          <w:fldChar w:fldCharType="end"/>
        </w:r>
      </w:ins>
    </w:p>
    <w:p w14:paraId="617626EE" w14:textId="77777777" w:rsidR="007C7021" w:rsidRDefault="007C7021">
      <w:pPr>
        <w:pStyle w:val="TOC2"/>
        <w:tabs>
          <w:tab w:val="left" w:pos="1200"/>
          <w:tab w:val="right" w:leader="dot" w:pos="8302"/>
        </w:tabs>
        <w:rPr>
          <w:ins w:id="56" w:author="PhD - Gao Jie" w:date="2020-01-24T14:16:00Z"/>
          <w:rFonts w:asciiTheme="minorHAnsi" w:eastAsiaTheme="minorEastAsia" w:hAnsiTheme="minorHAnsi" w:cstheme="minorBidi"/>
          <w:noProof/>
          <w:kern w:val="0"/>
          <w:sz w:val="24"/>
          <w:lang w:val="en-SG"/>
        </w:rPr>
      </w:pPr>
      <w:ins w:id="57"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"_Toc30767855"</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1.5</w:t>
        </w:r>
        <w:r>
          <w:rPr>
            <w:rFonts w:asciiTheme="minorHAnsi" w:eastAsiaTheme="minorEastAsia" w:hAnsiTheme="minorHAnsi" w:cstheme="minorBidi"/>
            <w:noProof/>
            <w:kern w:val="0"/>
            <w:sz w:val="24"/>
            <w:lang w:val="en-SG"/>
          </w:rPr>
          <w:tab/>
        </w:r>
        <w:r w:rsidRPr="00045A6C">
          <w:rPr>
            <w:rStyle w:val="Hyperlink"/>
            <w:rFonts w:hint="eastAsia"/>
            <w:noProof/>
          </w:rPr>
          <w:t>课题创新点</w:t>
        </w:r>
        <w:r>
          <w:rPr>
            <w:noProof/>
            <w:webHidden/>
          </w:rPr>
          <w:tab/>
        </w:r>
        <w:r>
          <w:rPr>
            <w:noProof/>
            <w:webHidden/>
          </w:rPr>
          <w:fldChar w:fldCharType="begin"/>
        </w:r>
        <w:r>
          <w:rPr>
            <w:noProof/>
            <w:webHidden/>
          </w:rPr>
          <w:instrText xml:space="preserve"> PAGEREF _Toc30767855 \h </w:instrText>
        </w:r>
        <w:r>
          <w:rPr>
            <w:noProof/>
            <w:webHidden/>
          </w:rPr>
        </w:r>
      </w:ins>
      <w:r>
        <w:rPr>
          <w:noProof/>
          <w:webHidden/>
        </w:rPr>
        <w:fldChar w:fldCharType="separate"/>
      </w:r>
      <w:ins w:id="58" w:author="PhD - Gao Jie" w:date="2020-01-24T14:16:00Z">
        <w:r>
          <w:rPr>
            <w:noProof/>
            <w:webHidden/>
          </w:rPr>
          <w:t>3</w:t>
        </w:r>
        <w:r>
          <w:rPr>
            <w:noProof/>
            <w:webHidden/>
          </w:rPr>
          <w:fldChar w:fldCharType="end"/>
        </w:r>
        <w:r w:rsidRPr="00045A6C">
          <w:rPr>
            <w:rStyle w:val="Hyperlink"/>
            <w:noProof/>
          </w:rPr>
          <w:fldChar w:fldCharType="end"/>
        </w:r>
      </w:ins>
    </w:p>
    <w:p w14:paraId="0CC0663D" w14:textId="77777777" w:rsidR="007C7021" w:rsidRDefault="007C7021">
      <w:pPr>
        <w:pStyle w:val="TOC2"/>
        <w:tabs>
          <w:tab w:val="left" w:pos="1200"/>
          <w:tab w:val="right" w:leader="dot" w:pos="8302"/>
        </w:tabs>
        <w:rPr>
          <w:ins w:id="59" w:author="PhD - Gao Jie" w:date="2020-01-24T14:16:00Z"/>
          <w:rFonts w:asciiTheme="minorHAnsi" w:eastAsiaTheme="minorEastAsia" w:hAnsiTheme="minorHAnsi" w:cstheme="minorBidi"/>
          <w:noProof/>
          <w:kern w:val="0"/>
          <w:sz w:val="24"/>
          <w:lang w:val="en-SG"/>
        </w:rPr>
      </w:pPr>
      <w:ins w:id="60"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"_Toc30767856"</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1.6</w:t>
        </w:r>
        <w:r>
          <w:rPr>
            <w:rFonts w:asciiTheme="minorHAnsi" w:eastAsiaTheme="minorEastAsia" w:hAnsiTheme="minorHAnsi" w:cstheme="minorBidi"/>
            <w:noProof/>
            <w:kern w:val="0"/>
            <w:sz w:val="24"/>
            <w:lang w:val="en-SG"/>
          </w:rPr>
          <w:tab/>
        </w:r>
        <w:r w:rsidRPr="00045A6C">
          <w:rPr>
            <w:rStyle w:val="Hyperlink"/>
            <w:rFonts w:hint="eastAsia"/>
            <w:noProof/>
          </w:rPr>
          <w:t>文章框架</w:t>
        </w:r>
        <w:r>
          <w:rPr>
            <w:noProof/>
            <w:webHidden/>
          </w:rPr>
          <w:tab/>
        </w:r>
        <w:r>
          <w:rPr>
            <w:noProof/>
            <w:webHidden/>
          </w:rPr>
          <w:fldChar w:fldCharType="begin"/>
        </w:r>
        <w:r>
          <w:rPr>
            <w:noProof/>
            <w:webHidden/>
          </w:rPr>
          <w:instrText xml:space="preserve"> PAGEREF _Toc30767856 \h </w:instrText>
        </w:r>
        <w:r>
          <w:rPr>
            <w:noProof/>
            <w:webHidden/>
          </w:rPr>
        </w:r>
      </w:ins>
      <w:r>
        <w:rPr>
          <w:noProof/>
          <w:webHidden/>
        </w:rPr>
        <w:fldChar w:fldCharType="separate"/>
      </w:r>
      <w:ins w:id="61" w:author="PhD - Gao Jie" w:date="2020-01-24T14:16:00Z">
        <w:r>
          <w:rPr>
            <w:noProof/>
            <w:webHidden/>
          </w:rPr>
          <w:t>3</w:t>
        </w:r>
        <w:r>
          <w:rPr>
            <w:noProof/>
            <w:webHidden/>
          </w:rPr>
          <w:fldChar w:fldCharType="end"/>
        </w:r>
        <w:r w:rsidRPr="00045A6C">
          <w:rPr>
            <w:rStyle w:val="Hyperlink"/>
            <w:noProof/>
          </w:rPr>
          <w:fldChar w:fldCharType="end"/>
        </w:r>
      </w:ins>
    </w:p>
    <w:p w14:paraId="4C1EDA3F" w14:textId="77777777" w:rsidR="007C7021" w:rsidRDefault="007C7021">
      <w:pPr>
        <w:pStyle w:val="TOC1"/>
        <w:tabs>
          <w:tab w:val="right" w:leader="dot" w:pos="8302"/>
        </w:tabs>
        <w:rPr>
          <w:ins w:id="62" w:author="PhD - Gao Jie" w:date="2020-01-24T14:16:00Z"/>
          <w:rFonts w:asciiTheme="minorHAnsi" w:eastAsiaTheme="minorEastAsia" w:hAnsiTheme="minorHAnsi" w:cstheme="minorBidi"/>
          <w:noProof/>
          <w:kern w:val="0"/>
          <w:lang w:val="en-SG"/>
        </w:rPr>
      </w:pPr>
      <w:ins w:id="63"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"_Toc30767857"</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hint="eastAsia"/>
            <w:noProof/>
          </w:rPr>
          <w:t>第二章</w:t>
        </w:r>
        <w:r w:rsidRPr="00045A6C">
          <w:rPr>
            <w:rStyle w:val="Hyperlink"/>
            <w:noProof/>
          </w:rPr>
          <w:t xml:space="preserve"> </w:t>
        </w:r>
        <w:r w:rsidRPr="00045A6C">
          <w:rPr>
            <w:rStyle w:val="Hyperlink"/>
            <w:rFonts w:hint="eastAsia"/>
            <w:noProof/>
          </w:rPr>
          <w:t>相关文献综述</w:t>
        </w:r>
        <w:r>
          <w:rPr>
            <w:noProof/>
            <w:webHidden/>
          </w:rPr>
          <w:tab/>
        </w:r>
        <w:r>
          <w:rPr>
            <w:noProof/>
            <w:webHidden/>
          </w:rPr>
          <w:fldChar w:fldCharType="begin"/>
        </w:r>
        <w:r>
          <w:rPr>
            <w:noProof/>
            <w:webHidden/>
          </w:rPr>
          <w:instrText xml:space="preserve"> PAGEREF _Toc30767857 \h </w:instrText>
        </w:r>
        <w:r>
          <w:rPr>
            <w:noProof/>
            <w:webHidden/>
          </w:rPr>
        </w:r>
      </w:ins>
      <w:r>
        <w:rPr>
          <w:noProof/>
          <w:webHidden/>
        </w:rPr>
        <w:fldChar w:fldCharType="separate"/>
      </w:r>
      <w:ins w:id="64" w:author="PhD - Gao Jie" w:date="2020-01-24T14:16:00Z">
        <w:r>
          <w:rPr>
            <w:noProof/>
            <w:webHidden/>
          </w:rPr>
          <w:t>5</w:t>
        </w:r>
        <w:r>
          <w:rPr>
            <w:noProof/>
            <w:webHidden/>
          </w:rPr>
          <w:fldChar w:fldCharType="end"/>
        </w:r>
        <w:r w:rsidRPr="00045A6C">
          <w:rPr>
            <w:rStyle w:val="Hyperlink"/>
            <w:noProof/>
          </w:rPr>
          <w:fldChar w:fldCharType="end"/>
        </w:r>
      </w:ins>
    </w:p>
    <w:p w14:paraId="56A7838B" w14:textId="77777777" w:rsidR="007C7021" w:rsidRDefault="007C7021">
      <w:pPr>
        <w:pStyle w:val="TOC2"/>
        <w:tabs>
          <w:tab w:val="left" w:pos="1200"/>
          <w:tab w:val="right" w:leader="dot" w:pos="8302"/>
        </w:tabs>
        <w:rPr>
          <w:ins w:id="65" w:author="PhD - Gao Jie" w:date="2020-01-24T14:16:00Z"/>
          <w:rFonts w:asciiTheme="minorHAnsi" w:eastAsiaTheme="minorEastAsia" w:hAnsiTheme="minorHAnsi" w:cstheme="minorBidi"/>
          <w:noProof/>
          <w:kern w:val="0"/>
          <w:sz w:val="24"/>
          <w:lang w:val="en-SG"/>
        </w:rPr>
      </w:pPr>
      <w:ins w:id="66"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"_Toc30767858"</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2.1</w:t>
        </w:r>
        <w:r>
          <w:rPr>
            <w:rFonts w:asciiTheme="minorHAnsi" w:eastAsiaTheme="minorEastAsia" w:hAnsiTheme="minorHAnsi" w:cstheme="minorBidi"/>
            <w:noProof/>
            <w:kern w:val="0"/>
            <w:sz w:val="24"/>
            <w:lang w:val="en-SG"/>
          </w:rPr>
          <w:tab/>
        </w:r>
        <w:r w:rsidRPr="00045A6C">
          <w:rPr>
            <w:rStyle w:val="Hyperlink"/>
            <w:rFonts w:hint="eastAsia"/>
            <w:noProof/>
          </w:rPr>
          <w:t>关键术语解释</w:t>
        </w:r>
        <w:r>
          <w:rPr>
            <w:noProof/>
            <w:webHidden/>
          </w:rPr>
          <w:tab/>
        </w:r>
        <w:r>
          <w:rPr>
            <w:noProof/>
            <w:webHidden/>
          </w:rPr>
          <w:fldChar w:fldCharType="begin"/>
        </w:r>
        <w:r>
          <w:rPr>
            <w:noProof/>
            <w:webHidden/>
          </w:rPr>
          <w:instrText xml:space="preserve"> PAGEREF _Toc30767858 \h </w:instrText>
        </w:r>
        <w:r>
          <w:rPr>
            <w:noProof/>
            <w:webHidden/>
          </w:rPr>
        </w:r>
      </w:ins>
      <w:r>
        <w:rPr>
          <w:noProof/>
          <w:webHidden/>
        </w:rPr>
        <w:fldChar w:fldCharType="separate"/>
      </w:r>
      <w:ins w:id="67" w:author="PhD - Gao Jie" w:date="2020-01-24T14:16:00Z">
        <w:r>
          <w:rPr>
            <w:noProof/>
            <w:webHidden/>
          </w:rPr>
          <w:t>5</w:t>
        </w:r>
        <w:r>
          <w:rPr>
            <w:noProof/>
            <w:webHidden/>
          </w:rPr>
          <w:fldChar w:fldCharType="end"/>
        </w:r>
        <w:r w:rsidRPr="00045A6C">
          <w:rPr>
            <w:rStyle w:val="Hyperlink"/>
            <w:noProof/>
          </w:rPr>
          <w:fldChar w:fldCharType="end"/>
        </w:r>
      </w:ins>
    </w:p>
    <w:p w14:paraId="736E5178" w14:textId="77777777" w:rsidR="007C7021" w:rsidRDefault="007C7021">
      <w:pPr>
        <w:pStyle w:val="TOC3"/>
        <w:tabs>
          <w:tab w:val="left" w:pos="1920"/>
          <w:tab w:val="right" w:leader="dot" w:pos="8302"/>
        </w:tabs>
        <w:rPr>
          <w:ins w:id="68" w:author="PhD - Gao Jie" w:date="2020-01-24T14:16:00Z"/>
          <w:rFonts w:asciiTheme="minorHAnsi" w:eastAsiaTheme="minorEastAsia" w:hAnsiTheme="minorHAnsi" w:cstheme="minorBidi"/>
          <w:noProof/>
          <w:kern w:val="0"/>
          <w:sz w:val="24"/>
          <w:lang w:val="en-SG"/>
        </w:rPr>
      </w:pPr>
      <w:ins w:id="69"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"_Toc30767859"</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2.1.1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混响是什么</w:t>
        </w:r>
        <w:r>
          <w:rPr>
            <w:noProof/>
            <w:webHidden/>
          </w:rPr>
          <w:tab/>
        </w:r>
        <w:r>
          <w:rPr>
            <w:noProof/>
            <w:webHidden/>
          </w:rPr>
          <w:fldChar w:fldCharType="begin"/>
        </w:r>
        <w:r>
          <w:rPr>
            <w:noProof/>
            <w:webHidden/>
          </w:rPr>
          <w:instrText xml:space="preserve"> PAGEREF _Toc30767859 \h </w:instrText>
        </w:r>
        <w:r>
          <w:rPr>
            <w:noProof/>
            <w:webHidden/>
          </w:rPr>
        </w:r>
      </w:ins>
      <w:r>
        <w:rPr>
          <w:noProof/>
          <w:webHidden/>
        </w:rPr>
        <w:fldChar w:fldCharType="separate"/>
      </w:r>
      <w:ins w:id="70" w:author="PhD - Gao Jie" w:date="2020-01-24T14:16:00Z">
        <w:r>
          <w:rPr>
            <w:noProof/>
            <w:webHidden/>
          </w:rPr>
          <w:t>5</w:t>
        </w:r>
        <w:r>
          <w:rPr>
            <w:noProof/>
            <w:webHidden/>
          </w:rPr>
          <w:fldChar w:fldCharType="end"/>
        </w:r>
        <w:r w:rsidRPr="00045A6C">
          <w:rPr>
            <w:rStyle w:val="Hyperlink"/>
            <w:noProof/>
          </w:rPr>
          <w:fldChar w:fldCharType="end"/>
        </w:r>
      </w:ins>
    </w:p>
    <w:p w14:paraId="6A3870F6" w14:textId="77777777" w:rsidR="007C7021" w:rsidRDefault="007C7021">
      <w:pPr>
        <w:pStyle w:val="TOC3"/>
        <w:tabs>
          <w:tab w:val="left" w:pos="1920"/>
          <w:tab w:val="right" w:leader="dot" w:pos="8302"/>
        </w:tabs>
        <w:rPr>
          <w:ins w:id="71" w:author="PhD - Gao Jie" w:date="2020-01-24T14:16:00Z"/>
          <w:rFonts w:asciiTheme="minorHAnsi" w:eastAsiaTheme="minorEastAsia" w:hAnsiTheme="minorHAnsi" w:cstheme="minorBidi"/>
          <w:noProof/>
          <w:kern w:val="0"/>
          <w:sz w:val="24"/>
          <w:lang w:val="en-SG"/>
        </w:rPr>
      </w:pPr>
      <w:ins w:id="72"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"_Toc30767860"</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2.1.2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混响生成技术的历史</w:t>
        </w:r>
        <w:r>
          <w:rPr>
            <w:noProof/>
            <w:webHidden/>
          </w:rPr>
          <w:tab/>
        </w:r>
        <w:r>
          <w:rPr>
            <w:noProof/>
            <w:webHidden/>
          </w:rPr>
          <w:fldChar w:fldCharType="begin"/>
        </w:r>
        <w:r>
          <w:rPr>
            <w:noProof/>
            <w:webHidden/>
          </w:rPr>
          <w:instrText xml:space="preserve"> PAGEREF _Toc30767860 \h </w:instrText>
        </w:r>
        <w:r>
          <w:rPr>
            <w:noProof/>
            <w:webHidden/>
          </w:rPr>
        </w:r>
      </w:ins>
      <w:r>
        <w:rPr>
          <w:noProof/>
          <w:webHidden/>
        </w:rPr>
        <w:fldChar w:fldCharType="separate"/>
      </w:r>
      <w:ins w:id="73" w:author="PhD - Gao Jie" w:date="2020-01-24T14:16:00Z">
        <w:r>
          <w:rPr>
            <w:noProof/>
            <w:webHidden/>
          </w:rPr>
          <w:t>5</w:t>
        </w:r>
        <w:r>
          <w:rPr>
            <w:noProof/>
            <w:webHidden/>
          </w:rPr>
          <w:fldChar w:fldCharType="end"/>
        </w:r>
        <w:r w:rsidRPr="00045A6C">
          <w:rPr>
            <w:rStyle w:val="Hyperlink"/>
            <w:noProof/>
          </w:rPr>
          <w:fldChar w:fldCharType="end"/>
        </w:r>
      </w:ins>
    </w:p>
    <w:p w14:paraId="12527DB0" w14:textId="77777777" w:rsidR="007C7021" w:rsidRDefault="007C7021">
      <w:pPr>
        <w:pStyle w:val="TOC3"/>
        <w:tabs>
          <w:tab w:val="left" w:pos="1920"/>
          <w:tab w:val="right" w:leader="dot" w:pos="8302"/>
        </w:tabs>
        <w:rPr>
          <w:ins w:id="74" w:author="PhD - Gao Jie" w:date="2020-01-24T14:16:00Z"/>
          <w:rFonts w:asciiTheme="minorHAnsi" w:eastAsiaTheme="minorEastAsia" w:hAnsiTheme="minorHAnsi" w:cstheme="minorBidi"/>
          <w:noProof/>
          <w:kern w:val="0"/>
          <w:sz w:val="24"/>
          <w:lang w:val="en-SG"/>
        </w:rPr>
      </w:pPr>
      <w:ins w:id="75"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"_Toc30767861"</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2.1.3</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混响效果的关键影响因素</w:t>
        </w:r>
        <w:r>
          <w:rPr>
            <w:noProof/>
            <w:webHidden/>
          </w:rPr>
          <w:tab/>
        </w:r>
        <w:r>
          <w:rPr>
            <w:noProof/>
            <w:webHidden/>
          </w:rPr>
          <w:fldChar w:fldCharType="begin"/>
        </w:r>
        <w:r>
          <w:rPr>
            <w:noProof/>
            <w:webHidden/>
          </w:rPr>
          <w:instrText xml:space="preserve"> PAGEREF _Toc30767861 \h </w:instrText>
        </w:r>
        <w:r>
          <w:rPr>
            <w:noProof/>
            <w:webHidden/>
          </w:rPr>
        </w:r>
      </w:ins>
      <w:r>
        <w:rPr>
          <w:noProof/>
          <w:webHidden/>
        </w:rPr>
        <w:fldChar w:fldCharType="separate"/>
      </w:r>
      <w:ins w:id="76" w:author="PhD - Gao Jie" w:date="2020-01-24T14:16:00Z">
        <w:r>
          <w:rPr>
            <w:noProof/>
            <w:webHidden/>
          </w:rPr>
          <w:t>5</w:t>
        </w:r>
        <w:r>
          <w:rPr>
            <w:noProof/>
            <w:webHidden/>
          </w:rPr>
          <w:fldChar w:fldCharType="end"/>
        </w:r>
        <w:r w:rsidRPr="00045A6C">
          <w:rPr>
            <w:rStyle w:val="Hyperlink"/>
            <w:noProof/>
          </w:rPr>
          <w:fldChar w:fldCharType="end"/>
        </w:r>
      </w:ins>
    </w:p>
    <w:p w14:paraId="01AC8722" w14:textId="77777777" w:rsidR="007C7021" w:rsidRDefault="007C7021">
      <w:pPr>
        <w:pStyle w:val="TOC3"/>
        <w:tabs>
          <w:tab w:val="left" w:pos="1988"/>
          <w:tab w:val="right" w:leader="dot" w:pos="8302"/>
        </w:tabs>
        <w:rPr>
          <w:ins w:id="77" w:author="PhD - Gao Jie" w:date="2020-01-24T14:16:00Z"/>
          <w:rFonts w:asciiTheme="minorHAnsi" w:eastAsiaTheme="minorEastAsia" w:hAnsiTheme="minorHAnsi" w:cstheme="minorBidi"/>
          <w:noProof/>
          <w:kern w:val="0"/>
          <w:sz w:val="24"/>
          <w:lang w:val="en-SG"/>
        </w:rPr>
      </w:pPr>
      <w:ins w:id="78"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"_Toc30767862"</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2.1.3.1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空气媒质对混响的影响</w:t>
        </w:r>
        <w:r>
          <w:rPr>
            <w:noProof/>
            <w:webHidden/>
          </w:rPr>
          <w:tab/>
        </w:r>
        <w:r>
          <w:rPr>
            <w:noProof/>
            <w:webHidden/>
          </w:rPr>
          <w:fldChar w:fldCharType="begin"/>
        </w:r>
        <w:r>
          <w:rPr>
            <w:noProof/>
            <w:webHidden/>
          </w:rPr>
          <w:instrText xml:space="preserve"> PAGEREF _Toc30767862 \h </w:instrText>
        </w:r>
        <w:r>
          <w:rPr>
            <w:noProof/>
            <w:webHidden/>
          </w:rPr>
        </w:r>
      </w:ins>
      <w:r>
        <w:rPr>
          <w:noProof/>
          <w:webHidden/>
        </w:rPr>
        <w:fldChar w:fldCharType="separate"/>
      </w:r>
      <w:ins w:id="79" w:author="PhD - Gao Jie" w:date="2020-01-24T14:16:00Z">
        <w:r>
          <w:rPr>
            <w:noProof/>
            <w:webHidden/>
          </w:rPr>
          <w:t>5</w:t>
        </w:r>
        <w:r>
          <w:rPr>
            <w:noProof/>
            <w:webHidden/>
          </w:rPr>
          <w:fldChar w:fldCharType="end"/>
        </w:r>
        <w:r w:rsidRPr="00045A6C">
          <w:rPr>
            <w:rStyle w:val="Hyperlink"/>
            <w:noProof/>
          </w:rPr>
          <w:fldChar w:fldCharType="end"/>
        </w:r>
      </w:ins>
    </w:p>
    <w:p w14:paraId="52C8CDAF" w14:textId="77777777" w:rsidR="007C7021" w:rsidRDefault="007C7021">
      <w:pPr>
        <w:pStyle w:val="TOC3"/>
        <w:tabs>
          <w:tab w:val="left" w:pos="1988"/>
          <w:tab w:val="right" w:leader="dot" w:pos="8302"/>
        </w:tabs>
        <w:rPr>
          <w:ins w:id="80" w:author="PhD - Gao Jie" w:date="2020-01-24T14:16:00Z"/>
          <w:rFonts w:asciiTheme="minorHAnsi" w:eastAsiaTheme="minorEastAsia" w:hAnsiTheme="minorHAnsi" w:cstheme="minorBidi"/>
          <w:noProof/>
          <w:kern w:val="0"/>
          <w:sz w:val="24"/>
          <w:lang w:val="en-SG"/>
        </w:rPr>
      </w:pPr>
      <w:ins w:id="81"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"_Toc30767863"</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2.1.3.2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障碍物对混响的影响</w:t>
        </w:r>
        <w:r>
          <w:rPr>
            <w:noProof/>
            <w:webHidden/>
          </w:rPr>
          <w:tab/>
        </w:r>
        <w:r>
          <w:rPr>
            <w:noProof/>
            <w:webHidden/>
          </w:rPr>
          <w:fldChar w:fldCharType="begin"/>
        </w:r>
        <w:r>
          <w:rPr>
            <w:noProof/>
            <w:webHidden/>
          </w:rPr>
          <w:instrText xml:space="preserve"> PAGEREF _Toc30767863 \h </w:instrText>
        </w:r>
        <w:r>
          <w:rPr>
            <w:noProof/>
            <w:webHidden/>
          </w:rPr>
        </w:r>
      </w:ins>
      <w:r>
        <w:rPr>
          <w:noProof/>
          <w:webHidden/>
        </w:rPr>
        <w:fldChar w:fldCharType="separate"/>
      </w:r>
      <w:ins w:id="82" w:author="PhD - Gao Jie" w:date="2020-01-24T14:16:00Z">
        <w:r>
          <w:rPr>
            <w:noProof/>
            <w:webHidden/>
          </w:rPr>
          <w:t>5</w:t>
        </w:r>
        <w:r>
          <w:rPr>
            <w:noProof/>
            <w:webHidden/>
          </w:rPr>
          <w:fldChar w:fldCharType="end"/>
        </w:r>
        <w:r w:rsidRPr="00045A6C">
          <w:rPr>
            <w:rStyle w:val="Hyperlink"/>
            <w:noProof/>
          </w:rPr>
          <w:fldChar w:fldCharType="end"/>
        </w:r>
      </w:ins>
    </w:p>
    <w:p w14:paraId="7C87A477" w14:textId="77777777" w:rsidR="007C7021" w:rsidRDefault="007C7021">
      <w:pPr>
        <w:pStyle w:val="TOC3"/>
        <w:tabs>
          <w:tab w:val="left" w:pos="1988"/>
          <w:tab w:val="right" w:leader="dot" w:pos="8302"/>
        </w:tabs>
        <w:rPr>
          <w:ins w:id="83" w:author="PhD - Gao Jie" w:date="2020-01-24T14:16:00Z"/>
          <w:rFonts w:asciiTheme="minorHAnsi" w:eastAsiaTheme="minorEastAsia" w:hAnsiTheme="minorHAnsi" w:cstheme="minorBidi"/>
          <w:noProof/>
          <w:kern w:val="0"/>
          <w:sz w:val="24"/>
          <w:lang w:val="en-SG"/>
        </w:rPr>
      </w:pPr>
      <w:ins w:id="84"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"_Toc30767864"</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2.1.3.3</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建筑结构对混响的影响</w:t>
        </w:r>
        <w:r>
          <w:rPr>
            <w:noProof/>
            <w:webHidden/>
          </w:rPr>
          <w:tab/>
        </w:r>
        <w:r>
          <w:rPr>
            <w:noProof/>
            <w:webHidden/>
          </w:rPr>
          <w:fldChar w:fldCharType="begin"/>
        </w:r>
        <w:r>
          <w:rPr>
            <w:noProof/>
            <w:webHidden/>
          </w:rPr>
          <w:instrText xml:space="preserve"> PAGEREF _Toc30767864 \h </w:instrText>
        </w:r>
        <w:r>
          <w:rPr>
            <w:noProof/>
            <w:webHidden/>
          </w:rPr>
        </w:r>
      </w:ins>
      <w:r>
        <w:rPr>
          <w:noProof/>
          <w:webHidden/>
        </w:rPr>
        <w:fldChar w:fldCharType="separate"/>
      </w:r>
      <w:ins w:id="85" w:author="PhD - Gao Jie" w:date="2020-01-24T14:16:00Z">
        <w:r>
          <w:rPr>
            <w:noProof/>
            <w:webHidden/>
          </w:rPr>
          <w:t>6</w:t>
        </w:r>
        <w:r>
          <w:rPr>
            <w:noProof/>
            <w:webHidden/>
          </w:rPr>
          <w:fldChar w:fldCharType="end"/>
        </w:r>
        <w:r w:rsidRPr="00045A6C">
          <w:rPr>
            <w:rStyle w:val="Hyperlink"/>
            <w:noProof/>
          </w:rPr>
          <w:fldChar w:fldCharType="end"/>
        </w:r>
      </w:ins>
    </w:p>
    <w:p w14:paraId="7ABD5DAA" w14:textId="77777777" w:rsidR="007C7021" w:rsidRDefault="007C7021">
      <w:pPr>
        <w:pStyle w:val="TOC3"/>
        <w:tabs>
          <w:tab w:val="left" w:pos="1920"/>
          <w:tab w:val="right" w:leader="dot" w:pos="8302"/>
        </w:tabs>
        <w:rPr>
          <w:ins w:id="86" w:author="PhD - Gao Jie" w:date="2020-01-24T14:16:00Z"/>
          <w:rFonts w:asciiTheme="minorHAnsi" w:eastAsiaTheme="minorEastAsia" w:hAnsiTheme="minorHAnsi" w:cstheme="minorBidi"/>
          <w:noProof/>
          <w:kern w:val="0"/>
          <w:sz w:val="24"/>
          <w:lang w:val="en-SG"/>
        </w:rPr>
      </w:pPr>
      <w:ins w:id="87"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"_Toc30767865"</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2.1.4</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可听化技术的概念和发展</w:t>
        </w:r>
        <w:r>
          <w:rPr>
            <w:noProof/>
            <w:webHidden/>
          </w:rPr>
          <w:tab/>
        </w:r>
        <w:r>
          <w:rPr>
            <w:noProof/>
            <w:webHidden/>
          </w:rPr>
          <w:fldChar w:fldCharType="begin"/>
        </w:r>
        <w:r>
          <w:rPr>
            <w:noProof/>
            <w:webHidden/>
          </w:rPr>
          <w:instrText xml:space="preserve"> PAGEREF _Toc30767865 \h </w:instrText>
        </w:r>
        <w:r>
          <w:rPr>
            <w:noProof/>
            <w:webHidden/>
          </w:rPr>
        </w:r>
      </w:ins>
      <w:r>
        <w:rPr>
          <w:noProof/>
          <w:webHidden/>
        </w:rPr>
        <w:fldChar w:fldCharType="separate"/>
      </w:r>
      <w:ins w:id="88" w:author="PhD - Gao Jie" w:date="2020-01-24T14:16:00Z">
        <w:r>
          <w:rPr>
            <w:noProof/>
            <w:webHidden/>
          </w:rPr>
          <w:t>6</w:t>
        </w:r>
        <w:r>
          <w:rPr>
            <w:noProof/>
            <w:webHidden/>
          </w:rPr>
          <w:fldChar w:fldCharType="end"/>
        </w:r>
        <w:r w:rsidRPr="00045A6C">
          <w:rPr>
            <w:rStyle w:val="Hyperlink"/>
            <w:noProof/>
          </w:rPr>
          <w:fldChar w:fldCharType="end"/>
        </w:r>
      </w:ins>
    </w:p>
    <w:p w14:paraId="4DBF4D73" w14:textId="77777777" w:rsidR="007C7021" w:rsidRDefault="007C7021">
      <w:pPr>
        <w:pStyle w:val="TOC2"/>
        <w:tabs>
          <w:tab w:val="left" w:pos="1200"/>
          <w:tab w:val="right" w:leader="dot" w:pos="8302"/>
        </w:tabs>
        <w:rPr>
          <w:ins w:id="89" w:author="PhD - Gao Jie" w:date="2020-01-24T14:16:00Z"/>
          <w:rFonts w:asciiTheme="minorHAnsi" w:eastAsiaTheme="minorEastAsia" w:hAnsiTheme="minorHAnsi" w:cstheme="minorBidi"/>
          <w:noProof/>
          <w:kern w:val="0"/>
          <w:sz w:val="24"/>
          <w:lang w:val="en-SG"/>
        </w:rPr>
      </w:pPr>
      <w:ins w:id="90"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"_Toc30767866"</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2.2</w:t>
        </w:r>
        <w:r>
          <w:rPr>
            <w:rFonts w:asciiTheme="minorHAnsi" w:eastAsiaTheme="minorEastAsia" w:hAnsiTheme="minorHAnsi" w:cstheme="minorBidi"/>
            <w:noProof/>
            <w:kern w:val="0"/>
            <w:sz w:val="24"/>
            <w:lang w:val="en-SG"/>
          </w:rPr>
          <w:tab/>
        </w:r>
        <w:r w:rsidRPr="00045A6C">
          <w:rPr>
            <w:rStyle w:val="Hyperlink"/>
            <w:rFonts w:hint="eastAsia"/>
            <w:noProof/>
          </w:rPr>
          <w:t>现有混响生成模型</w:t>
        </w:r>
        <w:r>
          <w:rPr>
            <w:noProof/>
            <w:webHidden/>
          </w:rPr>
          <w:tab/>
        </w:r>
        <w:r>
          <w:rPr>
            <w:noProof/>
            <w:webHidden/>
          </w:rPr>
          <w:fldChar w:fldCharType="begin"/>
        </w:r>
        <w:r>
          <w:rPr>
            <w:noProof/>
            <w:webHidden/>
          </w:rPr>
          <w:instrText xml:space="preserve"> PAGEREF _Toc30767866 \h </w:instrText>
        </w:r>
        <w:r>
          <w:rPr>
            <w:noProof/>
            <w:webHidden/>
          </w:rPr>
        </w:r>
      </w:ins>
      <w:r>
        <w:rPr>
          <w:noProof/>
          <w:webHidden/>
        </w:rPr>
        <w:fldChar w:fldCharType="separate"/>
      </w:r>
      <w:ins w:id="91" w:author="PhD - Gao Jie" w:date="2020-01-24T14:16:00Z">
        <w:r>
          <w:rPr>
            <w:noProof/>
            <w:webHidden/>
          </w:rPr>
          <w:t>6</w:t>
        </w:r>
        <w:r>
          <w:rPr>
            <w:noProof/>
            <w:webHidden/>
          </w:rPr>
          <w:fldChar w:fldCharType="end"/>
        </w:r>
        <w:r w:rsidRPr="00045A6C">
          <w:rPr>
            <w:rStyle w:val="Hyperlink"/>
            <w:noProof/>
          </w:rPr>
          <w:fldChar w:fldCharType="end"/>
        </w:r>
      </w:ins>
    </w:p>
    <w:p w14:paraId="3F0B1702" w14:textId="77777777" w:rsidR="007C7021" w:rsidRDefault="007C7021">
      <w:pPr>
        <w:pStyle w:val="TOC3"/>
        <w:tabs>
          <w:tab w:val="left" w:pos="1920"/>
          <w:tab w:val="right" w:leader="dot" w:pos="8302"/>
        </w:tabs>
        <w:rPr>
          <w:ins w:id="92" w:author="PhD - Gao Jie" w:date="2020-01-24T14:16:00Z"/>
          <w:rFonts w:asciiTheme="minorHAnsi" w:eastAsiaTheme="minorEastAsia" w:hAnsiTheme="minorHAnsi" w:cstheme="minorBidi"/>
          <w:noProof/>
          <w:kern w:val="0"/>
          <w:sz w:val="24"/>
          <w:lang w:val="en-SG"/>
        </w:rPr>
      </w:pPr>
      <w:ins w:id="93"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"_Toc30767867"</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2.2.1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几何声学模型</w:t>
        </w:r>
        <w:r>
          <w:rPr>
            <w:noProof/>
            <w:webHidden/>
          </w:rPr>
          <w:tab/>
        </w:r>
        <w:r>
          <w:rPr>
            <w:noProof/>
            <w:webHidden/>
          </w:rPr>
          <w:fldChar w:fldCharType="begin"/>
        </w:r>
        <w:r>
          <w:rPr>
            <w:noProof/>
            <w:webHidden/>
          </w:rPr>
          <w:instrText xml:space="preserve"> PAGEREF _Toc30767867 \h </w:instrText>
        </w:r>
        <w:r>
          <w:rPr>
            <w:noProof/>
            <w:webHidden/>
          </w:rPr>
        </w:r>
      </w:ins>
      <w:r>
        <w:rPr>
          <w:noProof/>
          <w:webHidden/>
        </w:rPr>
        <w:fldChar w:fldCharType="separate"/>
      </w:r>
      <w:ins w:id="94" w:author="PhD - Gao Jie" w:date="2020-01-24T14:16:00Z">
        <w:r>
          <w:rPr>
            <w:noProof/>
            <w:webHidden/>
          </w:rPr>
          <w:t>8</w:t>
        </w:r>
        <w:r>
          <w:rPr>
            <w:noProof/>
            <w:webHidden/>
          </w:rPr>
          <w:fldChar w:fldCharType="end"/>
        </w:r>
        <w:r w:rsidRPr="00045A6C">
          <w:rPr>
            <w:rStyle w:val="Hyperlink"/>
            <w:noProof/>
          </w:rPr>
          <w:fldChar w:fldCharType="end"/>
        </w:r>
      </w:ins>
    </w:p>
    <w:p w14:paraId="277E8696" w14:textId="77777777" w:rsidR="007C7021" w:rsidRDefault="007C7021">
      <w:pPr>
        <w:pStyle w:val="TOC3"/>
        <w:tabs>
          <w:tab w:val="left" w:pos="1988"/>
          <w:tab w:val="right" w:leader="dot" w:pos="8302"/>
        </w:tabs>
        <w:rPr>
          <w:ins w:id="95" w:author="PhD - Gao Jie" w:date="2020-01-24T14:16:00Z"/>
          <w:rFonts w:asciiTheme="minorHAnsi" w:eastAsiaTheme="minorEastAsia" w:hAnsiTheme="minorHAnsi" w:cstheme="minorBidi"/>
          <w:noProof/>
          <w:kern w:val="0"/>
          <w:sz w:val="24"/>
          <w:lang w:val="en-SG"/>
        </w:rPr>
      </w:pPr>
      <w:ins w:id="96"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"_Toc30767868"</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2.2.1.1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声线追踪法</w:t>
        </w:r>
        <w:r>
          <w:rPr>
            <w:noProof/>
            <w:webHidden/>
          </w:rPr>
          <w:tab/>
        </w:r>
        <w:r>
          <w:rPr>
            <w:noProof/>
            <w:webHidden/>
          </w:rPr>
          <w:fldChar w:fldCharType="begin"/>
        </w:r>
        <w:r>
          <w:rPr>
            <w:noProof/>
            <w:webHidden/>
          </w:rPr>
          <w:instrText xml:space="preserve"> PAGEREF _Toc30767868 \h </w:instrText>
        </w:r>
        <w:r>
          <w:rPr>
            <w:noProof/>
            <w:webHidden/>
          </w:rPr>
        </w:r>
      </w:ins>
      <w:r>
        <w:rPr>
          <w:noProof/>
          <w:webHidden/>
        </w:rPr>
        <w:fldChar w:fldCharType="separate"/>
      </w:r>
      <w:ins w:id="97" w:author="PhD - Gao Jie" w:date="2020-01-24T14:16:00Z">
        <w:r>
          <w:rPr>
            <w:noProof/>
            <w:webHidden/>
          </w:rPr>
          <w:t>8</w:t>
        </w:r>
        <w:r>
          <w:rPr>
            <w:noProof/>
            <w:webHidden/>
          </w:rPr>
          <w:fldChar w:fldCharType="end"/>
        </w:r>
        <w:r w:rsidRPr="00045A6C">
          <w:rPr>
            <w:rStyle w:val="Hyperlink"/>
            <w:noProof/>
          </w:rPr>
          <w:fldChar w:fldCharType="end"/>
        </w:r>
      </w:ins>
    </w:p>
    <w:p w14:paraId="3BFE00AF" w14:textId="77777777" w:rsidR="007C7021" w:rsidRDefault="007C7021">
      <w:pPr>
        <w:pStyle w:val="TOC3"/>
        <w:tabs>
          <w:tab w:val="left" w:pos="1988"/>
          <w:tab w:val="right" w:leader="dot" w:pos="8302"/>
        </w:tabs>
        <w:rPr>
          <w:ins w:id="98" w:author="PhD - Gao Jie" w:date="2020-01-24T14:16:00Z"/>
          <w:rFonts w:asciiTheme="minorHAnsi" w:eastAsiaTheme="minorEastAsia" w:hAnsiTheme="minorHAnsi" w:cstheme="minorBidi"/>
          <w:noProof/>
          <w:kern w:val="0"/>
          <w:sz w:val="24"/>
          <w:lang w:val="en-SG"/>
        </w:rPr>
      </w:pPr>
      <w:ins w:id="99"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"_Toc30767869"</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2.2.1.2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虚源法</w:t>
        </w:r>
        <w:r>
          <w:rPr>
            <w:noProof/>
            <w:webHidden/>
          </w:rPr>
          <w:tab/>
        </w:r>
        <w:r>
          <w:rPr>
            <w:noProof/>
            <w:webHidden/>
          </w:rPr>
          <w:fldChar w:fldCharType="begin"/>
        </w:r>
        <w:r>
          <w:rPr>
            <w:noProof/>
            <w:webHidden/>
          </w:rPr>
          <w:instrText xml:space="preserve"> PAGEREF _Toc30767869 \h </w:instrText>
        </w:r>
        <w:r>
          <w:rPr>
            <w:noProof/>
            <w:webHidden/>
          </w:rPr>
        </w:r>
      </w:ins>
      <w:r>
        <w:rPr>
          <w:noProof/>
          <w:webHidden/>
        </w:rPr>
        <w:fldChar w:fldCharType="separate"/>
      </w:r>
      <w:ins w:id="100" w:author="PhD - Gao Jie" w:date="2020-01-24T14:16:00Z">
        <w:r>
          <w:rPr>
            <w:noProof/>
            <w:webHidden/>
          </w:rPr>
          <w:t>8</w:t>
        </w:r>
        <w:r>
          <w:rPr>
            <w:noProof/>
            <w:webHidden/>
          </w:rPr>
          <w:fldChar w:fldCharType="end"/>
        </w:r>
        <w:r w:rsidRPr="00045A6C">
          <w:rPr>
            <w:rStyle w:val="Hyperlink"/>
            <w:noProof/>
          </w:rPr>
          <w:fldChar w:fldCharType="end"/>
        </w:r>
      </w:ins>
    </w:p>
    <w:p w14:paraId="1A6D0B66" w14:textId="77777777" w:rsidR="007C7021" w:rsidRDefault="007C7021">
      <w:pPr>
        <w:pStyle w:val="TOC3"/>
        <w:tabs>
          <w:tab w:val="left" w:pos="1920"/>
          <w:tab w:val="right" w:leader="dot" w:pos="8302"/>
        </w:tabs>
        <w:rPr>
          <w:ins w:id="101" w:author="PhD - Gao Jie" w:date="2020-01-24T14:16:00Z"/>
          <w:rFonts w:asciiTheme="minorHAnsi" w:eastAsiaTheme="minorEastAsia" w:hAnsiTheme="minorHAnsi" w:cstheme="minorBidi"/>
          <w:noProof/>
          <w:kern w:val="0"/>
          <w:sz w:val="24"/>
          <w:lang w:val="en-SG"/>
        </w:rPr>
      </w:pPr>
      <w:ins w:id="102"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"_Toc30767870"</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2.2.2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人工混响模型</w:t>
        </w:r>
        <w:r>
          <w:rPr>
            <w:noProof/>
            <w:webHidden/>
          </w:rPr>
          <w:tab/>
        </w:r>
        <w:r>
          <w:rPr>
            <w:noProof/>
            <w:webHidden/>
          </w:rPr>
          <w:fldChar w:fldCharType="begin"/>
        </w:r>
        <w:r>
          <w:rPr>
            <w:noProof/>
            <w:webHidden/>
          </w:rPr>
          <w:instrText xml:space="preserve"> PAGEREF _Toc30767870 \h </w:instrText>
        </w:r>
        <w:r>
          <w:rPr>
            <w:noProof/>
            <w:webHidden/>
          </w:rPr>
        </w:r>
      </w:ins>
      <w:r>
        <w:rPr>
          <w:noProof/>
          <w:webHidden/>
        </w:rPr>
        <w:fldChar w:fldCharType="separate"/>
      </w:r>
      <w:ins w:id="103" w:author="PhD - Gao Jie" w:date="2020-01-24T14:16:00Z">
        <w:r>
          <w:rPr>
            <w:noProof/>
            <w:webHidden/>
          </w:rPr>
          <w:t>9</w:t>
        </w:r>
        <w:r>
          <w:rPr>
            <w:noProof/>
            <w:webHidden/>
          </w:rPr>
          <w:fldChar w:fldCharType="end"/>
        </w:r>
        <w:r w:rsidRPr="00045A6C">
          <w:rPr>
            <w:rStyle w:val="Hyperlink"/>
            <w:noProof/>
          </w:rPr>
          <w:fldChar w:fldCharType="end"/>
        </w:r>
      </w:ins>
    </w:p>
    <w:p w14:paraId="645B0904" w14:textId="77777777" w:rsidR="007C7021" w:rsidRDefault="007C7021">
      <w:pPr>
        <w:pStyle w:val="TOC3"/>
        <w:tabs>
          <w:tab w:val="left" w:pos="1988"/>
          <w:tab w:val="right" w:leader="dot" w:pos="8302"/>
        </w:tabs>
        <w:rPr>
          <w:ins w:id="104" w:author="PhD - Gao Jie" w:date="2020-01-24T14:16:00Z"/>
          <w:rFonts w:asciiTheme="minorHAnsi" w:eastAsiaTheme="minorEastAsia" w:hAnsiTheme="minorHAnsi" w:cstheme="minorBidi"/>
          <w:noProof/>
          <w:kern w:val="0"/>
          <w:sz w:val="24"/>
          <w:lang w:val="en-SG"/>
        </w:rPr>
      </w:pPr>
      <w:ins w:id="105"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"_Toc30767871"</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2.2.2.1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梳状滤波器模型</w:t>
        </w:r>
        <w:r>
          <w:rPr>
            <w:noProof/>
            <w:webHidden/>
          </w:rPr>
          <w:tab/>
        </w:r>
        <w:r>
          <w:rPr>
            <w:noProof/>
            <w:webHidden/>
          </w:rPr>
          <w:fldChar w:fldCharType="begin"/>
        </w:r>
        <w:r>
          <w:rPr>
            <w:noProof/>
            <w:webHidden/>
          </w:rPr>
          <w:instrText xml:space="preserve"> PAGEREF _Toc30767871 \h </w:instrText>
        </w:r>
        <w:r>
          <w:rPr>
            <w:noProof/>
            <w:webHidden/>
          </w:rPr>
        </w:r>
      </w:ins>
      <w:r>
        <w:rPr>
          <w:noProof/>
          <w:webHidden/>
        </w:rPr>
        <w:fldChar w:fldCharType="separate"/>
      </w:r>
      <w:ins w:id="106" w:author="PhD - Gao Jie" w:date="2020-01-24T14:16:00Z">
        <w:r>
          <w:rPr>
            <w:noProof/>
            <w:webHidden/>
          </w:rPr>
          <w:t>9</w:t>
        </w:r>
        <w:r>
          <w:rPr>
            <w:noProof/>
            <w:webHidden/>
          </w:rPr>
          <w:fldChar w:fldCharType="end"/>
        </w:r>
        <w:r w:rsidRPr="00045A6C">
          <w:rPr>
            <w:rStyle w:val="Hyperlink"/>
            <w:noProof/>
          </w:rPr>
          <w:fldChar w:fldCharType="end"/>
        </w:r>
      </w:ins>
    </w:p>
    <w:p w14:paraId="1375CACD" w14:textId="77777777" w:rsidR="007C7021" w:rsidRDefault="007C7021">
      <w:pPr>
        <w:pStyle w:val="TOC3"/>
        <w:tabs>
          <w:tab w:val="left" w:pos="1988"/>
          <w:tab w:val="right" w:leader="dot" w:pos="8302"/>
        </w:tabs>
        <w:rPr>
          <w:ins w:id="107" w:author="PhD - Gao Jie" w:date="2020-01-24T14:16:00Z"/>
          <w:rFonts w:asciiTheme="minorHAnsi" w:eastAsiaTheme="minorEastAsia" w:hAnsiTheme="minorHAnsi" w:cstheme="minorBidi"/>
          <w:noProof/>
          <w:kern w:val="0"/>
          <w:sz w:val="24"/>
          <w:lang w:val="en-SG"/>
        </w:rPr>
      </w:pPr>
      <w:ins w:id="108"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"_Toc30767872"</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2.2.2.2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全通滤波器</w:t>
        </w:r>
        <w:r>
          <w:rPr>
            <w:noProof/>
            <w:webHidden/>
          </w:rPr>
          <w:tab/>
        </w:r>
        <w:r>
          <w:rPr>
            <w:noProof/>
            <w:webHidden/>
          </w:rPr>
          <w:fldChar w:fldCharType="begin"/>
        </w:r>
        <w:r>
          <w:rPr>
            <w:noProof/>
            <w:webHidden/>
          </w:rPr>
          <w:instrText xml:space="preserve"> PAGEREF _Toc30767872 \h </w:instrText>
        </w:r>
        <w:r>
          <w:rPr>
            <w:noProof/>
            <w:webHidden/>
          </w:rPr>
        </w:r>
      </w:ins>
      <w:r>
        <w:rPr>
          <w:noProof/>
          <w:webHidden/>
        </w:rPr>
        <w:fldChar w:fldCharType="separate"/>
      </w:r>
      <w:ins w:id="109" w:author="PhD - Gao Jie" w:date="2020-01-24T14:16:00Z">
        <w:r>
          <w:rPr>
            <w:noProof/>
            <w:webHidden/>
          </w:rPr>
          <w:t>10</w:t>
        </w:r>
        <w:r>
          <w:rPr>
            <w:noProof/>
            <w:webHidden/>
          </w:rPr>
          <w:fldChar w:fldCharType="end"/>
        </w:r>
        <w:r w:rsidRPr="00045A6C">
          <w:rPr>
            <w:rStyle w:val="Hyperlink"/>
            <w:noProof/>
          </w:rPr>
          <w:fldChar w:fldCharType="end"/>
        </w:r>
      </w:ins>
    </w:p>
    <w:p w14:paraId="28F1E6FA" w14:textId="77777777" w:rsidR="007C7021" w:rsidRDefault="007C7021">
      <w:pPr>
        <w:pStyle w:val="TOC3"/>
        <w:tabs>
          <w:tab w:val="left" w:pos="1935"/>
          <w:tab w:val="right" w:leader="dot" w:pos="8302"/>
        </w:tabs>
        <w:rPr>
          <w:ins w:id="110" w:author="PhD - Gao Jie" w:date="2020-01-24T14:16:00Z"/>
          <w:rFonts w:asciiTheme="minorHAnsi" w:eastAsiaTheme="minorEastAsia" w:hAnsiTheme="minorHAnsi" w:cstheme="minorBidi"/>
          <w:noProof/>
          <w:kern w:val="0"/>
          <w:sz w:val="24"/>
          <w:lang w:val="en-SG"/>
        </w:rPr>
      </w:pPr>
      <w:ins w:id="111"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"_Toc30767873"</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2.2.2.3</w:t>
        </w:r>
        <w:r>
          <w:rPr>
            <w:rFonts w:asciiTheme="minorHAnsi" w:eastAsiaTheme="minorEastAsia" w:hAnsiTheme="minorHAnsi" w:cstheme="minorBidi"/>
            <w:noProof/>
            <w:kern w:val="0"/>
            <w:sz w:val="24"/>
            <w:lang w:val="en-SG"/>
          </w:rPr>
          <w:tab/>
        </w:r>
        <w:r w:rsidRPr="00045A6C">
          <w:rPr>
            <w:rStyle w:val="Hyperlink"/>
            <w:rFonts w:ascii="SimHei" w:eastAsia="SimHei"/>
            <w:noProof/>
          </w:rPr>
          <w:t>Schroeder</w:t>
        </w:r>
        <w:r w:rsidRPr="00045A6C">
          <w:rPr>
            <w:rStyle w:val="Hyperlink"/>
            <w:rFonts w:ascii="SimHei" w:eastAsia="SimHei" w:hint="eastAsia"/>
            <w:noProof/>
          </w:rPr>
          <w:t>模型</w:t>
        </w:r>
        <w:r>
          <w:rPr>
            <w:noProof/>
            <w:webHidden/>
          </w:rPr>
          <w:tab/>
        </w:r>
        <w:r>
          <w:rPr>
            <w:noProof/>
            <w:webHidden/>
          </w:rPr>
          <w:fldChar w:fldCharType="begin"/>
        </w:r>
        <w:r>
          <w:rPr>
            <w:noProof/>
            <w:webHidden/>
          </w:rPr>
          <w:instrText xml:space="preserve"> PAGEREF _Toc30767873 \h </w:instrText>
        </w:r>
        <w:r>
          <w:rPr>
            <w:noProof/>
            <w:webHidden/>
          </w:rPr>
        </w:r>
      </w:ins>
      <w:r>
        <w:rPr>
          <w:noProof/>
          <w:webHidden/>
        </w:rPr>
        <w:fldChar w:fldCharType="separate"/>
      </w:r>
      <w:ins w:id="112" w:author="PhD - Gao Jie" w:date="2020-01-24T14:16:00Z">
        <w:r>
          <w:rPr>
            <w:noProof/>
            <w:webHidden/>
          </w:rPr>
          <w:t>10</w:t>
        </w:r>
        <w:r>
          <w:rPr>
            <w:noProof/>
            <w:webHidden/>
          </w:rPr>
          <w:fldChar w:fldCharType="end"/>
        </w:r>
        <w:r w:rsidRPr="00045A6C">
          <w:rPr>
            <w:rStyle w:val="Hyperlink"/>
            <w:noProof/>
          </w:rPr>
          <w:fldChar w:fldCharType="end"/>
        </w:r>
      </w:ins>
    </w:p>
    <w:p w14:paraId="6336C9C1" w14:textId="77777777" w:rsidR="007C7021" w:rsidRDefault="007C7021">
      <w:pPr>
        <w:pStyle w:val="TOC3"/>
        <w:tabs>
          <w:tab w:val="left" w:pos="1935"/>
          <w:tab w:val="right" w:leader="dot" w:pos="8302"/>
        </w:tabs>
        <w:rPr>
          <w:ins w:id="113" w:author="PhD - Gao Jie" w:date="2020-01-24T14:16:00Z"/>
          <w:rFonts w:asciiTheme="minorHAnsi" w:eastAsiaTheme="minorEastAsia" w:hAnsiTheme="minorHAnsi" w:cstheme="minorBidi"/>
          <w:noProof/>
          <w:kern w:val="0"/>
          <w:sz w:val="24"/>
          <w:lang w:val="en-SG"/>
        </w:rPr>
      </w:pPr>
      <w:ins w:id="114"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"_Toc30767874"</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2.2.2.4</w:t>
        </w:r>
        <w:r>
          <w:rPr>
            <w:rFonts w:asciiTheme="minorHAnsi" w:eastAsiaTheme="minorEastAsia" w:hAnsiTheme="minorHAnsi" w:cstheme="minorBidi"/>
            <w:noProof/>
            <w:kern w:val="0"/>
            <w:sz w:val="24"/>
            <w:lang w:val="en-SG"/>
          </w:rPr>
          <w:tab/>
        </w:r>
        <w:r w:rsidRPr="00045A6C">
          <w:rPr>
            <w:rStyle w:val="Hyperlink"/>
            <w:rFonts w:ascii="SimHei" w:eastAsia="SimHei"/>
            <w:noProof/>
          </w:rPr>
          <w:t>Moorer</w:t>
        </w:r>
        <w:r w:rsidRPr="00045A6C">
          <w:rPr>
            <w:rStyle w:val="Hyperlink"/>
            <w:rFonts w:ascii="SimHei" w:eastAsia="SimHei" w:hint="eastAsia"/>
            <w:noProof/>
          </w:rPr>
          <w:t>模型</w:t>
        </w:r>
        <w:r>
          <w:rPr>
            <w:noProof/>
            <w:webHidden/>
          </w:rPr>
          <w:tab/>
        </w:r>
        <w:r>
          <w:rPr>
            <w:noProof/>
            <w:webHidden/>
          </w:rPr>
          <w:fldChar w:fldCharType="begin"/>
        </w:r>
        <w:r>
          <w:rPr>
            <w:noProof/>
            <w:webHidden/>
          </w:rPr>
          <w:instrText xml:space="preserve"> PAGEREF _Toc30767874 \h </w:instrText>
        </w:r>
        <w:r>
          <w:rPr>
            <w:noProof/>
            <w:webHidden/>
          </w:rPr>
        </w:r>
      </w:ins>
      <w:r>
        <w:rPr>
          <w:noProof/>
          <w:webHidden/>
        </w:rPr>
        <w:fldChar w:fldCharType="separate"/>
      </w:r>
      <w:ins w:id="115" w:author="PhD - Gao Jie" w:date="2020-01-24T14:16:00Z">
        <w:r>
          <w:rPr>
            <w:noProof/>
            <w:webHidden/>
          </w:rPr>
          <w:t>11</w:t>
        </w:r>
        <w:r>
          <w:rPr>
            <w:noProof/>
            <w:webHidden/>
          </w:rPr>
          <w:fldChar w:fldCharType="end"/>
        </w:r>
        <w:r w:rsidRPr="00045A6C">
          <w:rPr>
            <w:rStyle w:val="Hyperlink"/>
            <w:noProof/>
          </w:rPr>
          <w:fldChar w:fldCharType="end"/>
        </w:r>
      </w:ins>
    </w:p>
    <w:p w14:paraId="47E6CF26" w14:textId="77777777" w:rsidR="007C7021" w:rsidRDefault="007C7021">
      <w:pPr>
        <w:pStyle w:val="TOC3"/>
        <w:tabs>
          <w:tab w:val="left" w:pos="1920"/>
          <w:tab w:val="right" w:leader="dot" w:pos="8302"/>
        </w:tabs>
        <w:rPr>
          <w:ins w:id="116" w:author="PhD - Gao Jie" w:date="2020-01-24T14:16:00Z"/>
          <w:rFonts w:asciiTheme="minorHAnsi" w:eastAsiaTheme="minorEastAsia" w:hAnsiTheme="minorHAnsi" w:cstheme="minorBidi"/>
          <w:noProof/>
          <w:kern w:val="0"/>
          <w:sz w:val="24"/>
          <w:lang w:val="en-SG"/>
        </w:rPr>
      </w:pPr>
      <w:ins w:id="117"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"_Toc30767875"</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2.2.3</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数值声学模型</w:t>
        </w:r>
        <w:r>
          <w:rPr>
            <w:noProof/>
            <w:webHidden/>
          </w:rPr>
          <w:tab/>
        </w:r>
        <w:r>
          <w:rPr>
            <w:noProof/>
            <w:webHidden/>
          </w:rPr>
          <w:fldChar w:fldCharType="begin"/>
        </w:r>
        <w:r>
          <w:rPr>
            <w:noProof/>
            <w:webHidden/>
          </w:rPr>
          <w:instrText xml:space="preserve"> PAGEREF _Toc30767875 \h </w:instrText>
        </w:r>
        <w:r>
          <w:rPr>
            <w:noProof/>
            <w:webHidden/>
          </w:rPr>
        </w:r>
      </w:ins>
      <w:r>
        <w:rPr>
          <w:noProof/>
          <w:webHidden/>
        </w:rPr>
        <w:fldChar w:fldCharType="separate"/>
      </w:r>
      <w:ins w:id="118" w:author="PhD - Gao Jie" w:date="2020-01-24T14:16:00Z">
        <w:r>
          <w:rPr>
            <w:noProof/>
            <w:webHidden/>
          </w:rPr>
          <w:t>11</w:t>
        </w:r>
        <w:r>
          <w:rPr>
            <w:noProof/>
            <w:webHidden/>
          </w:rPr>
          <w:fldChar w:fldCharType="end"/>
        </w:r>
        <w:r w:rsidRPr="00045A6C">
          <w:rPr>
            <w:rStyle w:val="Hyperlink"/>
            <w:noProof/>
          </w:rPr>
          <w:fldChar w:fldCharType="end"/>
        </w:r>
      </w:ins>
    </w:p>
    <w:p w14:paraId="7CA5BD11" w14:textId="77777777" w:rsidR="007C7021" w:rsidRDefault="007C7021">
      <w:pPr>
        <w:pStyle w:val="TOC2"/>
        <w:tabs>
          <w:tab w:val="left" w:pos="1200"/>
          <w:tab w:val="right" w:leader="dot" w:pos="8302"/>
        </w:tabs>
        <w:rPr>
          <w:ins w:id="119" w:author="PhD - Gao Jie" w:date="2020-01-24T14:16:00Z"/>
          <w:rFonts w:asciiTheme="minorHAnsi" w:eastAsiaTheme="minorEastAsia" w:hAnsiTheme="minorHAnsi" w:cstheme="minorBidi"/>
          <w:noProof/>
          <w:kern w:val="0"/>
          <w:sz w:val="24"/>
          <w:lang w:val="en-SG"/>
        </w:rPr>
      </w:pPr>
      <w:ins w:id="120"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"_Toc30767876"</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2.3</w:t>
        </w:r>
        <w:r>
          <w:rPr>
            <w:rFonts w:asciiTheme="minorHAnsi" w:eastAsiaTheme="minorEastAsia" w:hAnsiTheme="minorHAnsi" w:cstheme="minorBidi"/>
            <w:noProof/>
            <w:kern w:val="0"/>
            <w:sz w:val="24"/>
            <w:lang w:val="en-SG"/>
          </w:rPr>
          <w:tab/>
        </w:r>
        <w:r w:rsidRPr="00045A6C">
          <w:rPr>
            <w:rStyle w:val="Hyperlink"/>
            <w:rFonts w:hint="eastAsia"/>
            <w:noProof/>
          </w:rPr>
          <w:t>其他相关技术</w:t>
        </w:r>
        <w:r>
          <w:rPr>
            <w:noProof/>
            <w:webHidden/>
          </w:rPr>
          <w:tab/>
        </w:r>
        <w:r>
          <w:rPr>
            <w:noProof/>
            <w:webHidden/>
          </w:rPr>
          <w:fldChar w:fldCharType="begin"/>
        </w:r>
        <w:r>
          <w:rPr>
            <w:noProof/>
            <w:webHidden/>
          </w:rPr>
          <w:instrText xml:space="preserve"> PAGEREF _Toc30767876 \h </w:instrText>
        </w:r>
        <w:r>
          <w:rPr>
            <w:noProof/>
            <w:webHidden/>
          </w:rPr>
        </w:r>
      </w:ins>
      <w:r>
        <w:rPr>
          <w:noProof/>
          <w:webHidden/>
        </w:rPr>
        <w:fldChar w:fldCharType="separate"/>
      </w:r>
      <w:ins w:id="121" w:author="PhD - Gao Jie" w:date="2020-01-24T14:16:00Z">
        <w:r>
          <w:rPr>
            <w:noProof/>
            <w:webHidden/>
          </w:rPr>
          <w:t>11</w:t>
        </w:r>
        <w:r>
          <w:rPr>
            <w:noProof/>
            <w:webHidden/>
          </w:rPr>
          <w:fldChar w:fldCharType="end"/>
        </w:r>
        <w:r w:rsidRPr="00045A6C">
          <w:rPr>
            <w:rStyle w:val="Hyperlink"/>
            <w:noProof/>
          </w:rPr>
          <w:fldChar w:fldCharType="end"/>
        </w:r>
      </w:ins>
    </w:p>
    <w:p w14:paraId="7D533453" w14:textId="77777777" w:rsidR="007C7021" w:rsidRDefault="007C7021">
      <w:pPr>
        <w:pStyle w:val="TOC3"/>
        <w:tabs>
          <w:tab w:val="left" w:pos="1920"/>
          <w:tab w:val="right" w:leader="dot" w:pos="8302"/>
        </w:tabs>
        <w:rPr>
          <w:ins w:id="122" w:author="PhD - Gao Jie" w:date="2020-01-24T14:16:00Z"/>
          <w:rFonts w:asciiTheme="minorHAnsi" w:eastAsiaTheme="minorEastAsia" w:hAnsiTheme="minorHAnsi" w:cstheme="minorBidi"/>
          <w:noProof/>
          <w:kern w:val="0"/>
          <w:sz w:val="24"/>
          <w:lang w:val="en-SG"/>
        </w:rPr>
      </w:pPr>
      <w:ins w:id="123"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"_Toc30767877"</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2.3.1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滤波器</w:t>
        </w:r>
        <w:r>
          <w:rPr>
            <w:noProof/>
            <w:webHidden/>
          </w:rPr>
          <w:tab/>
        </w:r>
        <w:r>
          <w:rPr>
            <w:noProof/>
            <w:webHidden/>
          </w:rPr>
          <w:fldChar w:fldCharType="begin"/>
        </w:r>
        <w:r>
          <w:rPr>
            <w:noProof/>
            <w:webHidden/>
          </w:rPr>
          <w:instrText xml:space="preserve"> PAGEREF _Toc30767877 \h </w:instrText>
        </w:r>
        <w:r>
          <w:rPr>
            <w:noProof/>
            <w:webHidden/>
          </w:rPr>
        </w:r>
      </w:ins>
      <w:r>
        <w:rPr>
          <w:noProof/>
          <w:webHidden/>
        </w:rPr>
        <w:fldChar w:fldCharType="separate"/>
      </w:r>
      <w:ins w:id="124" w:author="PhD - Gao Jie" w:date="2020-01-24T14:16:00Z">
        <w:r>
          <w:rPr>
            <w:noProof/>
            <w:webHidden/>
          </w:rPr>
          <w:t>11</w:t>
        </w:r>
        <w:r>
          <w:rPr>
            <w:noProof/>
            <w:webHidden/>
          </w:rPr>
          <w:fldChar w:fldCharType="end"/>
        </w:r>
        <w:r w:rsidRPr="00045A6C">
          <w:rPr>
            <w:rStyle w:val="Hyperlink"/>
            <w:noProof/>
          </w:rPr>
          <w:fldChar w:fldCharType="end"/>
        </w:r>
      </w:ins>
    </w:p>
    <w:p w14:paraId="7C0B5DCB" w14:textId="77777777" w:rsidR="007C7021" w:rsidRDefault="007C7021">
      <w:pPr>
        <w:pStyle w:val="TOC3"/>
        <w:tabs>
          <w:tab w:val="left" w:pos="1920"/>
          <w:tab w:val="right" w:leader="dot" w:pos="8302"/>
        </w:tabs>
        <w:rPr>
          <w:ins w:id="125" w:author="PhD - Gao Jie" w:date="2020-01-24T14:16:00Z"/>
          <w:rFonts w:asciiTheme="minorHAnsi" w:eastAsiaTheme="minorEastAsia" w:hAnsiTheme="minorHAnsi" w:cstheme="minorBidi"/>
          <w:noProof/>
          <w:kern w:val="0"/>
          <w:sz w:val="24"/>
          <w:lang w:val="en-SG"/>
        </w:rPr>
      </w:pPr>
      <w:ins w:id="126"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"_Toc30767878"</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2.3.2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双耳声学技术</w:t>
        </w:r>
        <w:r>
          <w:rPr>
            <w:noProof/>
            <w:webHidden/>
          </w:rPr>
          <w:tab/>
        </w:r>
        <w:r>
          <w:rPr>
            <w:noProof/>
            <w:webHidden/>
          </w:rPr>
          <w:fldChar w:fldCharType="begin"/>
        </w:r>
        <w:r>
          <w:rPr>
            <w:noProof/>
            <w:webHidden/>
          </w:rPr>
          <w:instrText xml:space="preserve"> PAGEREF _Toc30767878 \h </w:instrText>
        </w:r>
        <w:r>
          <w:rPr>
            <w:noProof/>
            <w:webHidden/>
          </w:rPr>
        </w:r>
      </w:ins>
      <w:r>
        <w:rPr>
          <w:noProof/>
          <w:webHidden/>
        </w:rPr>
        <w:fldChar w:fldCharType="separate"/>
      </w:r>
      <w:ins w:id="127" w:author="PhD - Gao Jie" w:date="2020-01-24T14:16:00Z">
        <w:r>
          <w:rPr>
            <w:noProof/>
            <w:webHidden/>
          </w:rPr>
          <w:t>11</w:t>
        </w:r>
        <w:r>
          <w:rPr>
            <w:noProof/>
            <w:webHidden/>
          </w:rPr>
          <w:fldChar w:fldCharType="end"/>
        </w:r>
        <w:r w:rsidRPr="00045A6C">
          <w:rPr>
            <w:rStyle w:val="Hyperlink"/>
            <w:noProof/>
          </w:rPr>
          <w:fldChar w:fldCharType="end"/>
        </w:r>
      </w:ins>
    </w:p>
    <w:p w14:paraId="5B1A2882" w14:textId="77777777" w:rsidR="007C7021" w:rsidRDefault="007C7021">
      <w:pPr>
        <w:pStyle w:val="TOC3"/>
        <w:tabs>
          <w:tab w:val="left" w:pos="1935"/>
          <w:tab w:val="right" w:leader="dot" w:pos="8302"/>
        </w:tabs>
        <w:rPr>
          <w:ins w:id="128" w:author="PhD - Gao Jie" w:date="2020-01-24T14:16:00Z"/>
          <w:rFonts w:asciiTheme="minorHAnsi" w:eastAsiaTheme="minorEastAsia" w:hAnsiTheme="minorHAnsi" w:cstheme="minorBidi"/>
          <w:noProof/>
          <w:kern w:val="0"/>
          <w:sz w:val="24"/>
          <w:lang w:val="en-SG"/>
        </w:rPr>
      </w:pPr>
      <w:ins w:id="129"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"_Toc30767879"</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Sun" w:hAnsi="SimSun"/>
            <w:noProof/>
          </w:rPr>
          <w:t>2.3.2.1</w:t>
        </w:r>
        <w:r>
          <w:rPr>
            <w:rFonts w:asciiTheme="minorHAnsi" w:eastAsiaTheme="minorEastAsia" w:hAnsiTheme="minorHAnsi" w:cstheme="minorBidi"/>
            <w:noProof/>
            <w:kern w:val="0"/>
            <w:sz w:val="24"/>
            <w:lang w:val="en-SG"/>
          </w:rPr>
          <w:tab/>
        </w:r>
        <w:r w:rsidRPr="00045A6C">
          <w:rPr>
            <w:rStyle w:val="Hyperlink"/>
            <w:rFonts w:ascii="SimHei" w:eastAsia="SimHei"/>
            <w:noProof/>
          </w:rPr>
          <w:t>HRTF</w:t>
        </w:r>
        <w:r w:rsidRPr="00045A6C">
          <w:rPr>
            <w:rStyle w:val="Hyperlink"/>
            <w:rFonts w:ascii="SimHei" w:eastAsia="SimHei" w:hint="eastAsia"/>
            <w:noProof/>
          </w:rPr>
          <w:t>头传递相关函数</w:t>
        </w:r>
        <w:r>
          <w:rPr>
            <w:noProof/>
            <w:webHidden/>
          </w:rPr>
          <w:tab/>
        </w:r>
        <w:r>
          <w:rPr>
            <w:noProof/>
            <w:webHidden/>
          </w:rPr>
          <w:fldChar w:fldCharType="begin"/>
        </w:r>
        <w:r>
          <w:rPr>
            <w:noProof/>
            <w:webHidden/>
          </w:rPr>
          <w:instrText xml:space="preserve"> PAGEREF _Toc30767879 \h </w:instrText>
        </w:r>
        <w:r>
          <w:rPr>
            <w:noProof/>
            <w:webHidden/>
          </w:rPr>
        </w:r>
      </w:ins>
      <w:r>
        <w:rPr>
          <w:noProof/>
          <w:webHidden/>
        </w:rPr>
        <w:fldChar w:fldCharType="separate"/>
      </w:r>
      <w:ins w:id="130" w:author="PhD - Gao Jie" w:date="2020-01-24T14:16:00Z">
        <w:r>
          <w:rPr>
            <w:noProof/>
            <w:webHidden/>
          </w:rPr>
          <w:t>12</w:t>
        </w:r>
        <w:r>
          <w:rPr>
            <w:noProof/>
            <w:webHidden/>
          </w:rPr>
          <w:fldChar w:fldCharType="end"/>
        </w:r>
        <w:r w:rsidRPr="00045A6C">
          <w:rPr>
            <w:rStyle w:val="Hyperlink"/>
            <w:noProof/>
          </w:rPr>
          <w:fldChar w:fldCharType="end"/>
        </w:r>
      </w:ins>
    </w:p>
    <w:p w14:paraId="1590F57F" w14:textId="77777777" w:rsidR="007C7021" w:rsidRDefault="007C7021">
      <w:pPr>
        <w:pStyle w:val="TOC3"/>
        <w:tabs>
          <w:tab w:val="left" w:pos="1935"/>
          <w:tab w:val="right" w:leader="dot" w:pos="8302"/>
        </w:tabs>
        <w:rPr>
          <w:ins w:id="131" w:author="PhD - Gao Jie" w:date="2020-01-24T14:16:00Z"/>
          <w:rFonts w:asciiTheme="minorHAnsi" w:eastAsiaTheme="minorEastAsia" w:hAnsiTheme="minorHAnsi" w:cstheme="minorBidi"/>
          <w:noProof/>
          <w:kern w:val="0"/>
          <w:sz w:val="24"/>
          <w:lang w:val="en-SG"/>
        </w:rPr>
      </w:pPr>
      <w:ins w:id="132"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"_Toc30767880"</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Sun" w:hAnsi="SimSun"/>
            <w:noProof/>
          </w:rPr>
          <w:t>2.3.2.2</w:t>
        </w:r>
        <w:r>
          <w:rPr>
            <w:rFonts w:asciiTheme="minorHAnsi" w:eastAsiaTheme="minorEastAsia" w:hAnsiTheme="minorHAnsi" w:cstheme="minorBidi"/>
            <w:noProof/>
            <w:kern w:val="0"/>
            <w:sz w:val="24"/>
            <w:lang w:val="en-SG"/>
          </w:rPr>
          <w:tab/>
        </w:r>
        <w:r w:rsidRPr="00045A6C">
          <w:rPr>
            <w:rStyle w:val="Hyperlink"/>
            <w:rFonts w:ascii="SimHei" w:eastAsia="SimHei"/>
            <w:noProof/>
          </w:rPr>
          <w:t>Biannual</w:t>
        </w:r>
        <w:r w:rsidRPr="00045A6C">
          <w:rPr>
            <w:rStyle w:val="Hyperlink"/>
            <w:rFonts w:ascii="SimHei" w:eastAsia="SimHei" w:hint="eastAsia"/>
            <w:noProof/>
          </w:rPr>
          <w:t>录音</w:t>
        </w:r>
        <w:r>
          <w:rPr>
            <w:noProof/>
            <w:webHidden/>
          </w:rPr>
          <w:tab/>
        </w:r>
        <w:r>
          <w:rPr>
            <w:noProof/>
            <w:webHidden/>
          </w:rPr>
          <w:fldChar w:fldCharType="begin"/>
        </w:r>
        <w:r>
          <w:rPr>
            <w:noProof/>
            <w:webHidden/>
          </w:rPr>
          <w:instrText xml:space="preserve"> PAGEREF _Toc30767880 \h </w:instrText>
        </w:r>
        <w:r>
          <w:rPr>
            <w:noProof/>
            <w:webHidden/>
          </w:rPr>
        </w:r>
      </w:ins>
      <w:r>
        <w:rPr>
          <w:noProof/>
          <w:webHidden/>
        </w:rPr>
        <w:fldChar w:fldCharType="separate"/>
      </w:r>
      <w:ins w:id="133" w:author="PhD - Gao Jie" w:date="2020-01-24T14:16:00Z">
        <w:r>
          <w:rPr>
            <w:noProof/>
            <w:webHidden/>
          </w:rPr>
          <w:t>12</w:t>
        </w:r>
        <w:r>
          <w:rPr>
            <w:noProof/>
            <w:webHidden/>
          </w:rPr>
          <w:fldChar w:fldCharType="end"/>
        </w:r>
        <w:r w:rsidRPr="00045A6C">
          <w:rPr>
            <w:rStyle w:val="Hyperlink"/>
            <w:noProof/>
          </w:rPr>
          <w:fldChar w:fldCharType="end"/>
        </w:r>
      </w:ins>
    </w:p>
    <w:p w14:paraId="7526BCAF" w14:textId="77777777" w:rsidR="007C7021" w:rsidRDefault="007C7021">
      <w:pPr>
        <w:pStyle w:val="TOC3"/>
        <w:tabs>
          <w:tab w:val="left" w:pos="1920"/>
          <w:tab w:val="right" w:leader="dot" w:pos="8302"/>
        </w:tabs>
        <w:rPr>
          <w:ins w:id="134" w:author="PhD - Gao Jie" w:date="2020-01-24T14:16:00Z"/>
          <w:rFonts w:asciiTheme="minorHAnsi" w:eastAsiaTheme="minorEastAsia" w:hAnsiTheme="minorHAnsi" w:cstheme="minorBidi"/>
          <w:noProof/>
          <w:kern w:val="0"/>
          <w:sz w:val="24"/>
          <w:lang w:val="en-SG"/>
        </w:rPr>
      </w:pPr>
      <w:ins w:id="135"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"_Toc30767881"</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2.3.3</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虚拟现实开发技术</w:t>
        </w:r>
        <w:r>
          <w:rPr>
            <w:noProof/>
            <w:webHidden/>
          </w:rPr>
          <w:tab/>
        </w:r>
        <w:r>
          <w:rPr>
            <w:noProof/>
            <w:webHidden/>
          </w:rPr>
          <w:fldChar w:fldCharType="begin"/>
        </w:r>
        <w:r>
          <w:rPr>
            <w:noProof/>
            <w:webHidden/>
          </w:rPr>
          <w:instrText xml:space="preserve"> PAGEREF _Toc30767881 \h </w:instrText>
        </w:r>
        <w:r>
          <w:rPr>
            <w:noProof/>
            <w:webHidden/>
          </w:rPr>
        </w:r>
      </w:ins>
      <w:r>
        <w:rPr>
          <w:noProof/>
          <w:webHidden/>
        </w:rPr>
        <w:fldChar w:fldCharType="separate"/>
      </w:r>
      <w:ins w:id="136" w:author="PhD - Gao Jie" w:date="2020-01-24T14:16:00Z">
        <w:r>
          <w:rPr>
            <w:noProof/>
            <w:webHidden/>
          </w:rPr>
          <w:t>12</w:t>
        </w:r>
        <w:r>
          <w:rPr>
            <w:noProof/>
            <w:webHidden/>
          </w:rPr>
          <w:fldChar w:fldCharType="end"/>
        </w:r>
        <w:r w:rsidRPr="00045A6C">
          <w:rPr>
            <w:rStyle w:val="Hyperlink"/>
            <w:noProof/>
          </w:rPr>
          <w:fldChar w:fldCharType="end"/>
        </w:r>
      </w:ins>
    </w:p>
    <w:p w14:paraId="6A218493" w14:textId="77777777" w:rsidR="007C7021" w:rsidRDefault="007C7021">
      <w:pPr>
        <w:pStyle w:val="TOC2"/>
        <w:tabs>
          <w:tab w:val="left" w:pos="1200"/>
          <w:tab w:val="right" w:leader="dot" w:pos="8302"/>
        </w:tabs>
        <w:rPr>
          <w:ins w:id="137" w:author="PhD - Gao Jie" w:date="2020-01-24T14:16:00Z"/>
          <w:rFonts w:asciiTheme="minorHAnsi" w:eastAsiaTheme="minorEastAsia" w:hAnsiTheme="minorHAnsi" w:cstheme="minorBidi"/>
          <w:noProof/>
          <w:kern w:val="0"/>
          <w:sz w:val="24"/>
          <w:lang w:val="en-SG"/>
        </w:rPr>
      </w:pPr>
      <w:ins w:id="138"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"_Toc30767882"</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2.4</w:t>
        </w:r>
        <w:r>
          <w:rPr>
            <w:rFonts w:asciiTheme="minorHAnsi" w:eastAsiaTheme="minorEastAsia" w:hAnsiTheme="minorHAnsi" w:cstheme="minorBidi"/>
            <w:noProof/>
            <w:kern w:val="0"/>
            <w:sz w:val="24"/>
            <w:lang w:val="en-SG"/>
          </w:rPr>
          <w:tab/>
        </w:r>
        <w:r w:rsidRPr="00045A6C">
          <w:rPr>
            <w:rStyle w:val="Hyperlink"/>
            <w:rFonts w:hint="eastAsia"/>
            <w:noProof/>
          </w:rPr>
          <w:t>基于虚拟现实模型的混响实时生成方式</w:t>
        </w:r>
        <w:r>
          <w:rPr>
            <w:noProof/>
            <w:webHidden/>
          </w:rPr>
          <w:tab/>
        </w:r>
        <w:r>
          <w:rPr>
            <w:noProof/>
            <w:webHidden/>
          </w:rPr>
          <w:fldChar w:fldCharType="begin"/>
        </w:r>
        <w:r>
          <w:rPr>
            <w:noProof/>
            <w:webHidden/>
          </w:rPr>
          <w:instrText xml:space="preserve"> PAGEREF _Toc30767882 \h </w:instrText>
        </w:r>
        <w:r>
          <w:rPr>
            <w:noProof/>
            <w:webHidden/>
          </w:rPr>
        </w:r>
      </w:ins>
      <w:r>
        <w:rPr>
          <w:noProof/>
          <w:webHidden/>
        </w:rPr>
        <w:fldChar w:fldCharType="separate"/>
      </w:r>
      <w:ins w:id="139" w:author="PhD - Gao Jie" w:date="2020-01-24T14:16:00Z">
        <w:r>
          <w:rPr>
            <w:noProof/>
            <w:webHidden/>
          </w:rPr>
          <w:t>12</w:t>
        </w:r>
        <w:r>
          <w:rPr>
            <w:noProof/>
            <w:webHidden/>
          </w:rPr>
          <w:fldChar w:fldCharType="end"/>
        </w:r>
        <w:r w:rsidRPr="00045A6C">
          <w:rPr>
            <w:rStyle w:val="Hyperlink"/>
            <w:noProof/>
          </w:rPr>
          <w:fldChar w:fldCharType="end"/>
        </w:r>
      </w:ins>
    </w:p>
    <w:p w14:paraId="22E7F71C" w14:textId="77777777" w:rsidR="007C7021" w:rsidRDefault="007C7021">
      <w:pPr>
        <w:pStyle w:val="TOC2"/>
        <w:tabs>
          <w:tab w:val="left" w:pos="1200"/>
          <w:tab w:val="right" w:leader="dot" w:pos="8302"/>
        </w:tabs>
        <w:rPr>
          <w:ins w:id="140" w:author="PhD - Gao Jie" w:date="2020-01-24T14:16:00Z"/>
          <w:rFonts w:asciiTheme="minorHAnsi" w:eastAsiaTheme="minorEastAsia" w:hAnsiTheme="minorHAnsi" w:cstheme="minorBidi"/>
          <w:noProof/>
          <w:kern w:val="0"/>
          <w:sz w:val="24"/>
          <w:lang w:val="en-SG"/>
        </w:rPr>
      </w:pPr>
      <w:ins w:id="141"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"_Toc30767883"</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2.5</w:t>
        </w:r>
        <w:r>
          <w:rPr>
            <w:rFonts w:asciiTheme="minorHAnsi" w:eastAsiaTheme="minorEastAsia" w:hAnsiTheme="minorHAnsi" w:cstheme="minorBidi"/>
            <w:noProof/>
            <w:kern w:val="0"/>
            <w:sz w:val="24"/>
            <w:lang w:val="en-SG"/>
          </w:rPr>
          <w:tab/>
        </w:r>
        <w:r w:rsidRPr="00045A6C">
          <w:rPr>
            <w:rStyle w:val="Hyperlink"/>
            <w:rFonts w:hint="eastAsia"/>
            <w:noProof/>
          </w:rPr>
          <w:t>本章小结</w:t>
        </w:r>
        <w:r>
          <w:rPr>
            <w:noProof/>
            <w:webHidden/>
          </w:rPr>
          <w:tab/>
        </w:r>
        <w:r>
          <w:rPr>
            <w:noProof/>
            <w:webHidden/>
          </w:rPr>
          <w:fldChar w:fldCharType="begin"/>
        </w:r>
        <w:r>
          <w:rPr>
            <w:noProof/>
            <w:webHidden/>
          </w:rPr>
          <w:instrText xml:space="preserve"> PAGEREF _Toc30767883 \h </w:instrText>
        </w:r>
        <w:r>
          <w:rPr>
            <w:noProof/>
            <w:webHidden/>
          </w:rPr>
        </w:r>
      </w:ins>
      <w:r>
        <w:rPr>
          <w:noProof/>
          <w:webHidden/>
        </w:rPr>
        <w:fldChar w:fldCharType="separate"/>
      </w:r>
      <w:ins w:id="142" w:author="PhD - Gao Jie" w:date="2020-01-24T14:16:00Z">
        <w:r>
          <w:rPr>
            <w:noProof/>
            <w:webHidden/>
          </w:rPr>
          <w:t>12</w:t>
        </w:r>
        <w:r>
          <w:rPr>
            <w:noProof/>
            <w:webHidden/>
          </w:rPr>
          <w:fldChar w:fldCharType="end"/>
        </w:r>
        <w:r w:rsidRPr="00045A6C">
          <w:rPr>
            <w:rStyle w:val="Hyperlink"/>
            <w:noProof/>
          </w:rPr>
          <w:fldChar w:fldCharType="end"/>
        </w:r>
      </w:ins>
    </w:p>
    <w:p w14:paraId="37FFC2BE" w14:textId="77777777" w:rsidR="007C7021" w:rsidRDefault="007C7021">
      <w:pPr>
        <w:pStyle w:val="TOC1"/>
        <w:tabs>
          <w:tab w:val="right" w:leader="dot" w:pos="8302"/>
        </w:tabs>
        <w:rPr>
          <w:ins w:id="143" w:author="PhD - Gao Jie" w:date="2020-01-24T14:16:00Z"/>
          <w:rFonts w:asciiTheme="minorHAnsi" w:eastAsiaTheme="minorEastAsia" w:hAnsiTheme="minorHAnsi" w:cstheme="minorBidi"/>
          <w:noProof/>
          <w:kern w:val="0"/>
          <w:lang w:val="en-SG"/>
        </w:rPr>
      </w:pPr>
      <w:ins w:id="144"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"_Toc30767884"</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hint="eastAsia"/>
            <w:noProof/>
          </w:rPr>
          <w:t>第三章</w:t>
        </w:r>
        <w:r w:rsidRPr="00045A6C">
          <w:rPr>
            <w:rStyle w:val="Hyperlink"/>
            <w:noProof/>
          </w:rPr>
          <w:t xml:space="preserve">  </w:t>
        </w:r>
        <w:r w:rsidRPr="00045A6C">
          <w:rPr>
            <w:rStyle w:val="Hyperlink"/>
            <w:rFonts w:hint="eastAsia"/>
            <w:noProof/>
          </w:rPr>
          <w:t>虚拟现实混响实时生成系统</w:t>
        </w:r>
        <w:r>
          <w:rPr>
            <w:noProof/>
            <w:webHidden/>
          </w:rPr>
          <w:tab/>
        </w:r>
        <w:r>
          <w:rPr>
            <w:noProof/>
            <w:webHidden/>
          </w:rPr>
          <w:fldChar w:fldCharType="begin"/>
        </w:r>
        <w:r>
          <w:rPr>
            <w:noProof/>
            <w:webHidden/>
          </w:rPr>
          <w:instrText xml:space="preserve"> PAGEREF _Toc30767884 \h </w:instrText>
        </w:r>
        <w:r>
          <w:rPr>
            <w:noProof/>
            <w:webHidden/>
          </w:rPr>
        </w:r>
      </w:ins>
      <w:r>
        <w:rPr>
          <w:noProof/>
          <w:webHidden/>
        </w:rPr>
        <w:fldChar w:fldCharType="separate"/>
      </w:r>
      <w:ins w:id="145" w:author="PhD - Gao Jie" w:date="2020-01-24T14:16:00Z">
        <w:r>
          <w:rPr>
            <w:noProof/>
            <w:webHidden/>
          </w:rPr>
          <w:t>13</w:t>
        </w:r>
        <w:r>
          <w:rPr>
            <w:noProof/>
            <w:webHidden/>
          </w:rPr>
          <w:fldChar w:fldCharType="end"/>
        </w:r>
        <w:r w:rsidRPr="00045A6C">
          <w:rPr>
            <w:rStyle w:val="Hyperlink"/>
            <w:noProof/>
          </w:rPr>
          <w:fldChar w:fldCharType="end"/>
        </w:r>
      </w:ins>
    </w:p>
    <w:p w14:paraId="69DEB722" w14:textId="77777777" w:rsidR="007C7021" w:rsidRDefault="007C7021">
      <w:pPr>
        <w:pStyle w:val="TOC2"/>
        <w:tabs>
          <w:tab w:val="left" w:pos="1200"/>
          <w:tab w:val="right" w:leader="dot" w:pos="8302"/>
        </w:tabs>
        <w:rPr>
          <w:ins w:id="146" w:author="PhD - Gao Jie" w:date="2020-01-24T14:16:00Z"/>
          <w:rFonts w:asciiTheme="minorHAnsi" w:eastAsiaTheme="minorEastAsia" w:hAnsiTheme="minorHAnsi" w:cstheme="minorBidi"/>
          <w:noProof/>
          <w:kern w:val="0"/>
          <w:sz w:val="24"/>
          <w:lang w:val="en-SG"/>
        </w:rPr>
      </w:pPr>
      <w:ins w:id="147"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"_Toc30767885"</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3.1</w:t>
        </w:r>
        <w:r>
          <w:rPr>
            <w:rFonts w:asciiTheme="minorHAnsi" w:eastAsiaTheme="minorEastAsia" w:hAnsiTheme="minorHAnsi" w:cstheme="minorBidi"/>
            <w:noProof/>
            <w:kern w:val="0"/>
            <w:sz w:val="24"/>
            <w:lang w:val="en-SG"/>
          </w:rPr>
          <w:tab/>
        </w:r>
        <w:r w:rsidRPr="00045A6C">
          <w:rPr>
            <w:rStyle w:val="Hyperlink"/>
            <w:rFonts w:hint="eastAsia"/>
            <w:noProof/>
          </w:rPr>
          <w:t>空气相关声学参数算法</w:t>
        </w:r>
        <w:r>
          <w:rPr>
            <w:noProof/>
            <w:webHidden/>
          </w:rPr>
          <w:tab/>
        </w:r>
        <w:r>
          <w:rPr>
            <w:noProof/>
            <w:webHidden/>
          </w:rPr>
          <w:fldChar w:fldCharType="begin"/>
        </w:r>
        <w:r>
          <w:rPr>
            <w:noProof/>
            <w:webHidden/>
          </w:rPr>
          <w:instrText xml:space="preserve"> PAGEREF _Toc30767885 \h </w:instrText>
        </w:r>
        <w:r>
          <w:rPr>
            <w:noProof/>
            <w:webHidden/>
          </w:rPr>
        </w:r>
      </w:ins>
      <w:r>
        <w:rPr>
          <w:noProof/>
          <w:webHidden/>
        </w:rPr>
        <w:fldChar w:fldCharType="separate"/>
      </w:r>
      <w:ins w:id="148" w:author="PhD - Gao Jie" w:date="2020-01-24T14:16:00Z">
        <w:r>
          <w:rPr>
            <w:noProof/>
            <w:webHidden/>
          </w:rPr>
          <w:t>14</w:t>
        </w:r>
        <w:r>
          <w:rPr>
            <w:noProof/>
            <w:webHidden/>
          </w:rPr>
          <w:fldChar w:fldCharType="end"/>
        </w:r>
        <w:r w:rsidRPr="00045A6C">
          <w:rPr>
            <w:rStyle w:val="Hyperlink"/>
            <w:noProof/>
          </w:rPr>
          <w:fldChar w:fldCharType="end"/>
        </w:r>
      </w:ins>
    </w:p>
    <w:p w14:paraId="20247177" w14:textId="77777777" w:rsidR="007C7021" w:rsidRDefault="007C7021">
      <w:pPr>
        <w:pStyle w:val="TOC3"/>
        <w:tabs>
          <w:tab w:val="left" w:pos="1920"/>
          <w:tab w:val="right" w:leader="dot" w:pos="8302"/>
        </w:tabs>
        <w:rPr>
          <w:ins w:id="149" w:author="PhD - Gao Jie" w:date="2020-01-24T14:16:00Z"/>
          <w:rFonts w:asciiTheme="minorHAnsi" w:eastAsiaTheme="minorEastAsia" w:hAnsiTheme="minorHAnsi" w:cstheme="minorBidi"/>
          <w:noProof/>
          <w:kern w:val="0"/>
          <w:sz w:val="24"/>
          <w:lang w:val="en-SG"/>
        </w:rPr>
      </w:pPr>
      <w:ins w:id="150" w:author="PhD - Gao Jie" w:date="2020-01-24T14:16:00Z">
        <w:r w:rsidRPr="00045A6C">
          <w:rPr>
            <w:rStyle w:val="Hyperlink"/>
            <w:noProof/>
          </w:rPr>
          <w:lastRenderedPageBreak/>
          <w:fldChar w:fldCharType="begin"/>
        </w:r>
        <w:r w:rsidRPr="00045A6C">
          <w:rPr>
            <w:rStyle w:val="Hyperlink"/>
            <w:noProof/>
          </w:rPr>
          <w:instrText xml:space="preserve"> </w:instrText>
        </w:r>
        <w:r>
          <w:rPr>
            <w:noProof/>
          </w:rPr>
          <w:instrText>HYPERLINK \l "_Toc30767886"</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3.2.1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声速</w:t>
        </w:r>
        <w:r>
          <w:rPr>
            <w:noProof/>
            <w:webHidden/>
          </w:rPr>
          <w:tab/>
        </w:r>
        <w:r>
          <w:rPr>
            <w:noProof/>
            <w:webHidden/>
          </w:rPr>
          <w:fldChar w:fldCharType="begin"/>
        </w:r>
        <w:r>
          <w:rPr>
            <w:noProof/>
            <w:webHidden/>
          </w:rPr>
          <w:instrText xml:space="preserve"> PAGEREF _Toc30767886 \h </w:instrText>
        </w:r>
        <w:r>
          <w:rPr>
            <w:noProof/>
            <w:webHidden/>
          </w:rPr>
        </w:r>
      </w:ins>
      <w:r>
        <w:rPr>
          <w:noProof/>
          <w:webHidden/>
        </w:rPr>
        <w:fldChar w:fldCharType="separate"/>
      </w:r>
      <w:ins w:id="151" w:author="PhD - Gao Jie" w:date="2020-01-24T14:16:00Z">
        <w:r>
          <w:rPr>
            <w:noProof/>
            <w:webHidden/>
          </w:rPr>
          <w:t>14</w:t>
        </w:r>
        <w:r>
          <w:rPr>
            <w:noProof/>
            <w:webHidden/>
          </w:rPr>
          <w:fldChar w:fldCharType="end"/>
        </w:r>
        <w:r w:rsidRPr="00045A6C">
          <w:rPr>
            <w:rStyle w:val="Hyperlink"/>
            <w:noProof/>
          </w:rPr>
          <w:fldChar w:fldCharType="end"/>
        </w:r>
      </w:ins>
    </w:p>
    <w:p w14:paraId="31219B1A" w14:textId="77777777" w:rsidR="007C7021" w:rsidRDefault="007C7021">
      <w:pPr>
        <w:pStyle w:val="TOC3"/>
        <w:tabs>
          <w:tab w:val="left" w:pos="1920"/>
          <w:tab w:val="right" w:leader="dot" w:pos="8302"/>
        </w:tabs>
        <w:rPr>
          <w:ins w:id="152" w:author="PhD - Gao Jie" w:date="2020-01-24T14:16:00Z"/>
          <w:rFonts w:asciiTheme="minorHAnsi" w:eastAsiaTheme="minorEastAsia" w:hAnsiTheme="minorHAnsi" w:cstheme="minorBidi"/>
          <w:noProof/>
          <w:kern w:val="0"/>
          <w:sz w:val="24"/>
          <w:lang w:val="en-SG"/>
        </w:rPr>
      </w:pPr>
      <w:ins w:id="153"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"_Toc30767887"</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3.2.2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各频段衰减系数</w:t>
        </w:r>
        <w:r>
          <w:rPr>
            <w:noProof/>
            <w:webHidden/>
          </w:rPr>
          <w:tab/>
        </w:r>
        <w:r>
          <w:rPr>
            <w:noProof/>
            <w:webHidden/>
          </w:rPr>
          <w:fldChar w:fldCharType="begin"/>
        </w:r>
        <w:r>
          <w:rPr>
            <w:noProof/>
            <w:webHidden/>
          </w:rPr>
          <w:instrText xml:space="preserve"> PAGEREF _Toc30767887 \h </w:instrText>
        </w:r>
        <w:r>
          <w:rPr>
            <w:noProof/>
            <w:webHidden/>
          </w:rPr>
        </w:r>
      </w:ins>
      <w:r>
        <w:rPr>
          <w:noProof/>
          <w:webHidden/>
        </w:rPr>
        <w:fldChar w:fldCharType="separate"/>
      </w:r>
      <w:ins w:id="154" w:author="PhD - Gao Jie" w:date="2020-01-24T14:16:00Z">
        <w:r>
          <w:rPr>
            <w:noProof/>
            <w:webHidden/>
          </w:rPr>
          <w:t>14</w:t>
        </w:r>
        <w:r>
          <w:rPr>
            <w:noProof/>
            <w:webHidden/>
          </w:rPr>
          <w:fldChar w:fldCharType="end"/>
        </w:r>
        <w:r w:rsidRPr="00045A6C">
          <w:rPr>
            <w:rStyle w:val="Hyperlink"/>
            <w:noProof/>
          </w:rPr>
          <w:fldChar w:fldCharType="end"/>
        </w:r>
      </w:ins>
    </w:p>
    <w:p w14:paraId="7148091D" w14:textId="77777777" w:rsidR="007C7021" w:rsidRDefault="007C7021">
      <w:pPr>
        <w:pStyle w:val="TOC2"/>
        <w:tabs>
          <w:tab w:val="left" w:pos="1200"/>
          <w:tab w:val="right" w:leader="dot" w:pos="8302"/>
        </w:tabs>
        <w:rPr>
          <w:ins w:id="155" w:author="PhD - Gao Jie" w:date="2020-01-24T14:16:00Z"/>
          <w:rFonts w:asciiTheme="minorHAnsi" w:eastAsiaTheme="minorEastAsia" w:hAnsiTheme="minorHAnsi" w:cstheme="minorBidi"/>
          <w:noProof/>
          <w:kern w:val="0"/>
          <w:sz w:val="24"/>
          <w:lang w:val="en-SG"/>
        </w:rPr>
      </w:pPr>
      <w:ins w:id="156"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"_Toc30767888"</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3.2</w:t>
        </w:r>
        <w:r>
          <w:rPr>
            <w:rFonts w:asciiTheme="minorHAnsi" w:eastAsiaTheme="minorEastAsia" w:hAnsiTheme="minorHAnsi" w:cstheme="minorBidi"/>
            <w:noProof/>
            <w:kern w:val="0"/>
            <w:sz w:val="24"/>
            <w:lang w:val="en-SG"/>
          </w:rPr>
          <w:tab/>
        </w:r>
        <w:r w:rsidRPr="00045A6C">
          <w:rPr>
            <w:rStyle w:val="Hyperlink"/>
            <w:rFonts w:hint="eastAsia"/>
            <w:noProof/>
          </w:rPr>
          <w:t>系统架构</w:t>
        </w:r>
        <w:r>
          <w:rPr>
            <w:noProof/>
            <w:webHidden/>
          </w:rPr>
          <w:tab/>
        </w:r>
        <w:r>
          <w:rPr>
            <w:noProof/>
            <w:webHidden/>
          </w:rPr>
          <w:fldChar w:fldCharType="begin"/>
        </w:r>
        <w:r>
          <w:rPr>
            <w:noProof/>
            <w:webHidden/>
          </w:rPr>
          <w:instrText xml:space="preserve"> PAGEREF _Toc30767888 \h </w:instrText>
        </w:r>
        <w:r>
          <w:rPr>
            <w:noProof/>
            <w:webHidden/>
          </w:rPr>
        </w:r>
      </w:ins>
      <w:r>
        <w:rPr>
          <w:noProof/>
          <w:webHidden/>
        </w:rPr>
        <w:fldChar w:fldCharType="separate"/>
      </w:r>
      <w:ins w:id="157" w:author="PhD - Gao Jie" w:date="2020-01-24T14:16:00Z">
        <w:r>
          <w:rPr>
            <w:noProof/>
            <w:webHidden/>
          </w:rPr>
          <w:t>15</w:t>
        </w:r>
        <w:r>
          <w:rPr>
            <w:noProof/>
            <w:webHidden/>
          </w:rPr>
          <w:fldChar w:fldCharType="end"/>
        </w:r>
        <w:r w:rsidRPr="00045A6C">
          <w:rPr>
            <w:rStyle w:val="Hyperlink"/>
            <w:noProof/>
          </w:rPr>
          <w:fldChar w:fldCharType="end"/>
        </w:r>
      </w:ins>
    </w:p>
    <w:p w14:paraId="7392811D" w14:textId="77777777" w:rsidR="007C7021" w:rsidRDefault="007C7021">
      <w:pPr>
        <w:pStyle w:val="TOC3"/>
        <w:tabs>
          <w:tab w:val="left" w:pos="1920"/>
          <w:tab w:val="right" w:leader="dot" w:pos="8302"/>
        </w:tabs>
        <w:rPr>
          <w:ins w:id="158" w:author="PhD - Gao Jie" w:date="2020-01-24T14:16:00Z"/>
          <w:rFonts w:asciiTheme="minorHAnsi" w:eastAsiaTheme="minorEastAsia" w:hAnsiTheme="minorHAnsi" w:cstheme="minorBidi"/>
          <w:noProof/>
          <w:kern w:val="0"/>
          <w:sz w:val="24"/>
          <w:lang w:val="en-SG"/>
        </w:rPr>
      </w:pPr>
      <w:ins w:id="159"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"_Toc30767889"</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3.2.1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开发引擎部分</w:t>
        </w:r>
        <w:r>
          <w:rPr>
            <w:noProof/>
            <w:webHidden/>
          </w:rPr>
          <w:tab/>
        </w:r>
        <w:r>
          <w:rPr>
            <w:noProof/>
            <w:webHidden/>
          </w:rPr>
          <w:fldChar w:fldCharType="begin"/>
        </w:r>
        <w:r>
          <w:rPr>
            <w:noProof/>
            <w:webHidden/>
          </w:rPr>
          <w:instrText xml:space="preserve"> PAGEREF _Toc30767889 \h </w:instrText>
        </w:r>
        <w:r>
          <w:rPr>
            <w:noProof/>
            <w:webHidden/>
          </w:rPr>
        </w:r>
      </w:ins>
      <w:r>
        <w:rPr>
          <w:noProof/>
          <w:webHidden/>
        </w:rPr>
        <w:fldChar w:fldCharType="separate"/>
      </w:r>
      <w:ins w:id="160" w:author="PhD - Gao Jie" w:date="2020-01-24T14:16:00Z">
        <w:r>
          <w:rPr>
            <w:noProof/>
            <w:webHidden/>
          </w:rPr>
          <w:t>15</w:t>
        </w:r>
        <w:r>
          <w:rPr>
            <w:noProof/>
            <w:webHidden/>
          </w:rPr>
          <w:fldChar w:fldCharType="end"/>
        </w:r>
        <w:r w:rsidRPr="00045A6C">
          <w:rPr>
            <w:rStyle w:val="Hyperlink"/>
            <w:noProof/>
          </w:rPr>
          <w:fldChar w:fldCharType="end"/>
        </w:r>
      </w:ins>
    </w:p>
    <w:p w14:paraId="56701ECF" w14:textId="77777777" w:rsidR="007C7021" w:rsidRDefault="007C7021">
      <w:pPr>
        <w:pStyle w:val="TOC3"/>
        <w:tabs>
          <w:tab w:val="left" w:pos="1920"/>
          <w:tab w:val="right" w:leader="dot" w:pos="8302"/>
        </w:tabs>
        <w:rPr>
          <w:ins w:id="161" w:author="PhD - Gao Jie" w:date="2020-01-24T14:16:00Z"/>
          <w:rFonts w:asciiTheme="minorHAnsi" w:eastAsiaTheme="minorEastAsia" w:hAnsiTheme="minorHAnsi" w:cstheme="minorBidi"/>
          <w:noProof/>
          <w:kern w:val="0"/>
          <w:sz w:val="24"/>
          <w:lang w:val="en-SG"/>
        </w:rPr>
      </w:pPr>
      <w:ins w:id="162"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"_Toc30767890"</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3.2.2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信号处理部分</w:t>
        </w:r>
        <w:r>
          <w:rPr>
            <w:noProof/>
            <w:webHidden/>
          </w:rPr>
          <w:tab/>
        </w:r>
        <w:r>
          <w:rPr>
            <w:noProof/>
            <w:webHidden/>
          </w:rPr>
          <w:fldChar w:fldCharType="begin"/>
        </w:r>
        <w:r>
          <w:rPr>
            <w:noProof/>
            <w:webHidden/>
          </w:rPr>
          <w:instrText xml:space="preserve"> PAGEREF _Toc30767890 \h </w:instrText>
        </w:r>
        <w:r>
          <w:rPr>
            <w:noProof/>
            <w:webHidden/>
          </w:rPr>
        </w:r>
      </w:ins>
      <w:r>
        <w:rPr>
          <w:noProof/>
          <w:webHidden/>
        </w:rPr>
        <w:fldChar w:fldCharType="separate"/>
      </w:r>
      <w:ins w:id="163" w:author="PhD - Gao Jie" w:date="2020-01-24T14:16:00Z">
        <w:r>
          <w:rPr>
            <w:noProof/>
            <w:webHidden/>
          </w:rPr>
          <w:t>16</w:t>
        </w:r>
        <w:r>
          <w:rPr>
            <w:noProof/>
            <w:webHidden/>
          </w:rPr>
          <w:fldChar w:fldCharType="end"/>
        </w:r>
        <w:r w:rsidRPr="00045A6C">
          <w:rPr>
            <w:rStyle w:val="Hyperlink"/>
            <w:noProof/>
          </w:rPr>
          <w:fldChar w:fldCharType="end"/>
        </w:r>
      </w:ins>
    </w:p>
    <w:p w14:paraId="265ACCFC" w14:textId="77777777" w:rsidR="007C7021" w:rsidRDefault="007C7021">
      <w:pPr>
        <w:pStyle w:val="TOC2"/>
        <w:tabs>
          <w:tab w:val="left" w:pos="1200"/>
          <w:tab w:val="right" w:leader="dot" w:pos="8302"/>
        </w:tabs>
        <w:rPr>
          <w:ins w:id="164" w:author="PhD - Gao Jie" w:date="2020-01-24T14:16:00Z"/>
          <w:rFonts w:asciiTheme="minorHAnsi" w:eastAsiaTheme="minorEastAsia" w:hAnsiTheme="minorHAnsi" w:cstheme="minorBidi"/>
          <w:noProof/>
          <w:kern w:val="0"/>
          <w:sz w:val="24"/>
          <w:lang w:val="en-SG"/>
        </w:rPr>
      </w:pPr>
      <w:ins w:id="165"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"_Toc30767891"</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3.3</w:t>
        </w:r>
        <w:r>
          <w:rPr>
            <w:rFonts w:asciiTheme="minorHAnsi" w:eastAsiaTheme="minorEastAsia" w:hAnsiTheme="minorHAnsi" w:cstheme="minorBidi"/>
            <w:noProof/>
            <w:kern w:val="0"/>
            <w:sz w:val="24"/>
            <w:lang w:val="en-SG"/>
          </w:rPr>
          <w:tab/>
        </w:r>
        <w:r w:rsidRPr="00045A6C">
          <w:rPr>
            <w:rStyle w:val="Hyperlink"/>
            <w:rFonts w:hint="eastAsia"/>
            <w:noProof/>
          </w:rPr>
          <w:t>可听化效果</w:t>
        </w:r>
        <w:r>
          <w:rPr>
            <w:noProof/>
            <w:webHidden/>
          </w:rPr>
          <w:tab/>
        </w:r>
        <w:r>
          <w:rPr>
            <w:noProof/>
            <w:webHidden/>
          </w:rPr>
          <w:fldChar w:fldCharType="begin"/>
        </w:r>
        <w:r>
          <w:rPr>
            <w:noProof/>
            <w:webHidden/>
          </w:rPr>
          <w:instrText xml:space="preserve"> PAGEREF _Toc30767891 \h </w:instrText>
        </w:r>
        <w:r>
          <w:rPr>
            <w:noProof/>
            <w:webHidden/>
          </w:rPr>
        </w:r>
      </w:ins>
      <w:r>
        <w:rPr>
          <w:noProof/>
          <w:webHidden/>
        </w:rPr>
        <w:fldChar w:fldCharType="separate"/>
      </w:r>
      <w:ins w:id="166" w:author="PhD - Gao Jie" w:date="2020-01-24T14:16:00Z">
        <w:r>
          <w:rPr>
            <w:noProof/>
            <w:webHidden/>
          </w:rPr>
          <w:t>16</w:t>
        </w:r>
        <w:r>
          <w:rPr>
            <w:noProof/>
            <w:webHidden/>
          </w:rPr>
          <w:fldChar w:fldCharType="end"/>
        </w:r>
        <w:r w:rsidRPr="00045A6C">
          <w:rPr>
            <w:rStyle w:val="Hyperlink"/>
            <w:noProof/>
          </w:rPr>
          <w:fldChar w:fldCharType="end"/>
        </w:r>
      </w:ins>
    </w:p>
    <w:p w14:paraId="0476949A" w14:textId="77777777" w:rsidR="007C7021" w:rsidRDefault="007C7021">
      <w:pPr>
        <w:pStyle w:val="TOC2"/>
        <w:tabs>
          <w:tab w:val="left" w:pos="1200"/>
          <w:tab w:val="right" w:leader="dot" w:pos="8302"/>
        </w:tabs>
        <w:rPr>
          <w:ins w:id="167" w:author="PhD - Gao Jie" w:date="2020-01-24T14:16:00Z"/>
          <w:rFonts w:asciiTheme="minorHAnsi" w:eastAsiaTheme="minorEastAsia" w:hAnsiTheme="minorHAnsi" w:cstheme="minorBidi"/>
          <w:noProof/>
          <w:kern w:val="0"/>
          <w:sz w:val="24"/>
          <w:lang w:val="en-SG"/>
        </w:rPr>
      </w:pPr>
      <w:ins w:id="168"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"_Toc30767892"</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3.4</w:t>
        </w:r>
        <w:r>
          <w:rPr>
            <w:rFonts w:asciiTheme="minorHAnsi" w:eastAsiaTheme="minorEastAsia" w:hAnsiTheme="minorHAnsi" w:cstheme="minorBidi"/>
            <w:noProof/>
            <w:kern w:val="0"/>
            <w:sz w:val="24"/>
            <w:lang w:val="en-SG"/>
          </w:rPr>
          <w:tab/>
        </w:r>
        <w:r w:rsidRPr="00045A6C">
          <w:rPr>
            <w:rStyle w:val="Hyperlink"/>
            <w:rFonts w:hint="eastAsia"/>
            <w:noProof/>
          </w:rPr>
          <w:t>本章小结</w:t>
        </w:r>
        <w:r>
          <w:rPr>
            <w:noProof/>
            <w:webHidden/>
          </w:rPr>
          <w:tab/>
        </w:r>
        <w:r>
          <w:rPr>
            <w:noProof/>
            <w:webHidden/>
          </w:rPr>
          <w:fldChar w:fldCharType="begin"/>
        </w:r>
        <w:r>
          <w:rPr>
            <w:noProof/>
            <w:webHidden/>
          </w:rPr>
          <w:instrText xml:space="preserve"> PAGEREF _Toc30767892 \h </w:instrText>
        </w:r>
        <w:r>
          <w:rPr>
            <w:noProof/>
            <w:webHidden/>
          </w:rPr>
        </w:r>
      </w:ins>
      <w:r>
        <w:rPr>
          <w:noProof/>
          <w:webHidden/>
        </w:rPr>
        <w:fldChar w:fldCharType="separate"/>
      </w:r>
      <w:ins w:id="169" w:author="PhD - Gao Jie" w:date="2020-01-24T14:16:00Z">
        <w:r>
          <w:rPr>
            <w:noProof/>
            <w:webHidden/>
          </w:rPr>
          <w:t>16</w:t>
        </w:r>
        <w:r>
          <w:rPr>
            <w:noProof/>
            <w:webHidden/>
          </w:rPr>
          <w:fldChar w:fldCharType="end"/>
        </w:r>
        <w:r w:rsidRPr="00045A6C">
          <w:rPr>
            <w:rStyle w:val="Hyperlink"/>
            <w:noProof/>
          </w:rPr>
          <w:fldChar w:fldCharType="end"/>
        </w:r>
      </w:ins>
    </w:p>
    <w:p w14:paraId="542F7C23" w14:textId="77777777" w:rsidR="007C7021" w:rsidRDefault="007C7021">
      <w:pPr>
        <w:pStyle w:val="TOC1"/>
        <w:tabs>
          <w:tab w:val="right" w:leader="dot" w:pos="8302"/>
        </w:tabs>
        <w:rPr>
          <w:ins w:id="170" w:author="PhD - Gao Jie" w:date="2020-01-24T14:16:00Z"/>
          <w:rFonts w:asciiTheme="minorHAnsi" w:eastAsiaTheme="minorEastAsia" w:hAnsiTheme="minorHAnsi" w:cstheme="minorBidi"/>
          <w:noProof/>
          <w:kern w:val="0"/>
          <w:lang w:val="en-SG"/>
        </w:rPr>
      </w:pPr>
      <w:ins w:id="171"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"_Toc30767893"</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hint="eastAsia"/>
            <w:noProof/>
          </w:rPr>
          <w:t>第四章</w:t>
        </w:r>
        <w:r w:rsidRPr="00045A6C">
          <w:rPr>
            <w:rStyle w:val="Hyperlink"/>
            <w:noProof/>
          </w:rPr>
          <w:t xml:space="preserve">  </w:t>
        </w:r>
        <w:r w:rsidRPr="00045A6C">
          <w:rPr>
            <w:rStyle w:val="Hyperlink"/>
            <w:rFonts w:hint="eastAsia"/>
            <w:noProof/>
          </w:rPr>
          <w:t>系统实施效果实验</w:t>
        </w:r>
        <w:r w:rsidRPr="00045A6C">
          <w:rPr>
            <w:rStyle w:val="Hyperlink"/>
            <w:noProof/>
          </w:rPr>
          <w:t>(</w:t>
        </w:r>
        <w:r w:rsidRPr="00045A6C">
          <w:rPr>
            <w:rStyle w:val="Hyperlink"/>
            <w:rFonts w:hint="eastAsia"/>
            <w:noProof/>
          </w:rPr>
          <w:t>对照法、多因素分析法、主观评价实验</w:t>
        </w:r>
        <w:r w:rsidRPr="00045A6C">
          <w:rPr>
            <w:rStyle w:val="Hyperlink"/>
            <w:noProof/>
          </w:rPr>
          <w:t>)</w:t>
        </w:r>
        <w:r>
          <w:rPr>
            <w:noProof/>
            <w:webHidden/>
          </w:rPr>
          <w:tab/>
        </w:r>
        <w:r>
          <w:rPr>
            <w:noProof/>
            <w:webHidden/>
          </w:rPr>
          <w:fldChar w:fldCharType="begin"/>
        </w:r>
        <w:r>
          <w:rPr>
            <w:noProof/>
            <w:webHidden/>
          </w:rPr>
          <w:instrText xml:space="preserve"> PAGEREF _Toc30767893 \h </w:instrText>
        </w:r>
        <w:r>
          <w:rPr>
            <w:noProof/>
            <w:webHidden/>
          </w:rPr>
        </w:r>
      </w:ins>
      <w:r>
        <w:rPr>
          <w:noProof/>
          <w:webHidden/>
        </w:rPr>
        <w:fldChar w:fldCharType="separate"/>
      </w:r>
      <w:ins w:id="172" w:author="PhD - Gao Jie" w:date="2020-01-24T14:16:00Z">
        <w:r>
          <w:rPr>
            <w:noProof/>
            <w:webHidden/>
          </w:rPr>
          <w:t>17</w:t>
        </w:r>
        <w:r>
          <w:rPr>
            <w:noProof/>
            <w:webHidden/>
          </w:rPr>
          <w:fldChar w:fldCharType="end"/>
        </w:r>
        <w:r w:rsidRPr="00045A6C">
          <w:rPr>
            <w:rStyle w:val="Hyperlink"/>
            <w:noProof/>
          </w:rPr>
          <w:fldChar w:fldCharType="end"/>
        </w:r>
      </w:ins>
    </w:p>
    <w:p w14:paraId="3CBA1A4A" w14:textId="77777777" w:rsidR="007C7021" w:rsidRDefault="007C7021">
      <w:pPr>
        <w:pStyle w:val="TOC2"/>
        <w:tabs>
          <w:tab w:val="left" w:pos="1200"/>
          <w:tab w:val="right" w:leader="dot" w:pos="8302"/>
        </w:tabs>
        <w:rPr>
          <w:ins w:id="173" w:author="PhD - Gao Jie" w:date="2020-01-24T14:16:00Z"/>
          <w:rFonts w:asciiTheme="minorHAnsi" w:eastAsiaTheme="minorEastAsia" w:hAnsiTheme="minorHAnsi" w:cstheme="minorBidi"/>
          <w:noProof/>
          <w:kern w:val="0"/>
          <w:sz w:val="24"/>
          <w:lang w:val="en-SG"/>
        </w:rPr>
      </w:pPr>
      <w:ins w:id="174"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"_Toc30767894"</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Sun" w:hAnsi="SimSun"/>
            <w:noProof/>
          </w:rPr>
          <w:t>4.1</w:t>
        </w:r>
        <w:r>
          <w:rPr>
            <w:rFonts w:asciiTheme="minorHAnsi" w:eastAsiaTheme="minorEastAsia" w:hAnsiTheme="minorHAnsi" w:cstheme="minorBidi"/>
            <w:noProof/>
            <w:kern w:val="0"/>
            <w:sz w:val="24"/>
            <w:lang w:val="en-SG"/>
          </w:rPr>
          <w:tab/>
        </w:r>
        <w:r w:rsidRPr="00045A6C">
          <w:rPr>
            <w:rStyle w:val="Hyperlink"/>
            <w:rFonts w:ascii="SimSun" w:hAnsi="SimSun" w:hint="eastAsia"/>
            <w:noProof/>
          </w:rPr>
          <w:t>实验环境</w:t>
        </w:r>
        <w:r>
          <w:rPr>
            <w:noProof/>
            <w:webHidden/>
          </w:rPr>
          <w:tab/>
        </w:r>
        <w:r>
          <w:rPr>
            <w:noProof/>
            <w:webHidden/>
          </w:rPr>
          <w:fldChar w:fldCharType="begin"/>
        </w:r>
        <w:r>
          <w:rPr>
            <w:noProof/>
            <w:webHidden/>
          </w:rPr>
          <w:instrText xml:space="preserve"> PAGEREF _Toc30767894 \h </w:instrText>
        </w:r>
        <w:r>
          <w:rPr>
            <w:noProof/>
            <w:webHidden/>
          </w:rPr>
        </w:r>
      </w:ins>
      <w:r>
        <w:rPr>
          <w:noProof/>
          <w:webHidden/>
        </w:rPr>
        <w:fldChar w:fldCharType="separate"/>
      </w:r>
      <w:ins w:id="175" w:author="PhD - Gao Jie" w:date="2020-01-24T14:16:00Z">
        <w:r>
          <w:rPr>
            <w:noProof/>
            <w:webHidden/>
          </w:rPr>
          <w:t>17</w:t>
        </w:r>
        <w:r>
          <w:rPr>
            <w:noProof/>
            <w:webHidden/>
          </w:rPr>
          <w:fldChar w:fldCharType="end"/>
        </w:r>
        <w:r w:rsidRPr="00045A6C">
          <w:rPr>
            <w:rStyle w:val="Hyperlink"/>
            <w:noProof/>
          </w:rPr>
          <w:fldChar w:fldCharType="end"/>
        </w:r>
      </w:ins>
    </w:p>
    <w:p w14:paraId="4A8F5EFA" w14:textId="77777777" w:rsidR="007C7021" w:rsidRDefault="007C7021">
      <w:pPr>
        <w:pStyle w:val="TOC2"/>
        <w:tabs>
          <w:tab w:val="left" w:pos="1200"/>
          <w:tab w:val="right" w:leader="dot" w:pos="8302"/>
        </w:tabs>
        <w:rPr>
          <w:ins w:id="176" w:author="PhD - Gao Jie" w:date="2020-01-24T14:16:00Z"/>
          <w:rFonts w:asciiTheme="minorHAnsi" w:eastAsiaTheme="minorEastAsia" w:hAnsiTheme="minorHAnsi" w:cstheme="minorBidi"/>
          <w:noProof/>
          <w:kern w:val="0"/>
          <w:sz w:val="24"/>
          <w:lang w:val="en-SG"/>
        </w:rPr>
      </w:pPr>
      <w:ins w:id="177"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"_Toc30767895"</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4.2</w:t>
        </w:r>
        <w:r>
          <w:rPr>
            <w:rFonts w:asciiTheme="minorHAnsi" w:eastAsiaTheme="minorEastAsia" w:hAnsiTheme="minorHAnsi" w:cstheme="minorBidi"/>
            <w:noProof/>
            <w:kern w:val="0"/>
            <w:sz w:val="24"/>
            <w:lang w:val="en-SG"/>
          </w:rPr>
          <w:tab/>
        </w:r>
        <w:r w:rsidRPr="00045A6C">
          <w:rPr>
            <w:rStyle w:val="Hyperlink"/>
            <w:rFonts w:hint="eastAsia"/>
            <w:noProof/>
          </w:rPr>
          <w:t>客观测量实验（客观分析）</w:t>
        </w:r>
        <w:r>
          <w:rPr>
            <w:noProof/>
            <w:webHidden/>
          </w:rPr>
          <w:tab/>
        </w:r>
        <w:r>
          <w:rPr>
            <w:noProof/>
            <w:webHidden/>
          </w:rPr>
          <w:fldChar w:fldCharType="begin"/>
        </w:r>
        <w:r>
          <w:rPr>
            <w:noProof/>
            <w:webHidden/>
          </w:rPr>
          <w:instrText xml:space="preserve"> PAGEREF _Toc30767895 \h </w:instrText>
        </w:r>
        <w:r>
          <w:rPr>
            <w:noProof/>
            <w:webHidden/>
          </w:rPr>
        </w:r>
      </w:ins>
      <w:r>
        <w:rPr>
          <w:noProof/>
          <w:webHidden/>
        </w:rPr>
        <w:fldChar w:fldCharType="separate"/>
      </w:r>
      <w:ins w:id="178" w:author="PhD - Gao Jie" w:date="2020-01-24T14:16:00Z">
        <w:r>
          <w:rPr>
            <w:noProof/>
            <w:webHidden/>
          </w:rPr>
          <w:t>17</w:t>
        </w:r>
        <w:r>
          <w:rPr>
            <w:noProof/>
            <w:webHidden/>
          </w:rPr>
          <w:fldChar w:fldCharType="end"/>
        </w:r>
        <w:r w:rsidRPr="00045A6C">
          <w:rPr>
            <w:rStyle w:val="Hyperlink"/>
            <w:noProof/>
          </w:rPr>
          <w:fldChar w:fldCharType="end"/>
        </w:r>
      </w:ins>
    </w:p>
    <w:p w14:paraId="793B6B58" w14:textId="77777777" w:rsidR="007C7021" w:rsidRDefault="007C7021">
      <w:pPr>
        <w:pStyle w:val="TOC3"/>
        <w:tabs>
          <w:tab w:val="left" w:pos="1920"/>
          <w:tab w:val="right" w:leader="dot" w:pos="8302"/>
        </w:tabs>
        <w:rPr>
          <w:ins w:id="179" w:author="PhD - Gao Jie" w:date="2020-01-24T14:16:00Z"/>
          <w:rFonts w:asciiTheme="minorHAnsi" w:eastAsiaTheme="minorEastAsia" w:hAnsiTheme="minorHAnsi" w:cstheme="minorBidi"/>
          <w:noProof/>
          <w:kern w:val="0"/>
          <w:sz w:val="24"/>
          <w:lang w:val="en-SG"/>
        </w:rPr>
      </w:pPr>
      <w:ins w:id="180"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"_Toc30767896"</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4.2.1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实验目的</w:t>
        </w:r>
        <w:r>
          <w:rPr>
            <w:noProof/>
            <w:webHidden/>
          </w:rPr>
          <w:tab/>
        </w:r>
        <w:r>
          <w:rPr>
            <w:noProof/>
            <w:webHidden/>
          </w:rPr>
          <w:fldChar w:fldCharType="begin"/>
        </w:r>
        <w:r>
          <w:rPr>
            <w:noProof/>
            <w:webHidden/>
          </w:rPr>
          <w:instrText xml:space="preserve"> PAGEREF _Toc30767896 \h </w:instrText>
        </w:r>
        <w:r>
          <w:rPr>
            <w:noProof/>
            <w:webHidden/>
          </w:rPr>
        </w:r>
      </w:ins>
      <w:r>
        <w:rPr>
          <w:noProof/>
          <w:webHidden/>
        </w:rPr>
        <w:fldChar w:fldCharType="separate"/>
      </w:r>
      <w:ins w:id="181" w:author="PhD - Gao Jie" w:date="2020-01-24T14:16:00Z">
        <w:r>
          <w:rPr>
            <w:noProof/>
            <w:webHidden/>
          </w:rPr>
          <w:t>17</w:t>
        </w:r>
        <w:r>
          <w:rPr>
            <w:noProof/>
            <w:webHidden/>
          </w:rPr>
          <w:fldChar w:fldCharType="end"/>
        </w:r>
        <w:r w:rsidRPr="00045A6C">
          <w:rPr>
            <w:rStyle w:val="Hyperlink"/>
            <w:noProof/>
          </w:rPr>
          <w:fldChar w:fldCharType="end"/>
        </w:r>
      </w:ins>
    </w:p>
    <w:p w14:paraId="7791F697" w14:textId="77777777" w:rsidR="007C7021" w:rsidRDefault="007C7021">
      <w:pPr>
        <w:pStyle w:val="TOC3"/>
        <w:tabs>
          <w:tab w:val="left" w:pos="1920"/>
          <w:tab w:val="right" w:leader="dot" w:pos="8302"/>
        </w:tabs>
        <w:rPr>
          <w:ins w:id="182" w:author="PhD - Gao Jie" w:date="2020-01-24T14:16:00Z"/>
          <w:rFonts w:asciiTheme="minorHAnsi" w:eastAsiaTheme="minorEastAsia" w:hAnsiTheme="minorHAnsi" w:cstheme="minorBidi"/>
          <w:noProof/>
          <w:kern w:val="0"/>
          <w:sz w:val="24"/>
          <w:lang w:val="en-SG"/>
        </w:rPr>
      </w:pPr>
      <w:ins w:id="183"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"_Toc30767897"</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4.2.2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实验方法</w:t>
        </w:r>
        <w:r>
          <w:rPr>
            <w:noProof/>
            <w:webHidden/>
          </w:rPr>
          <w:tab/>
        </w:r>
        <w:r>
          <w:rPr>
            <w:noProof/>
            <w:webHidden/>
          </w:rPr>
          <w:fldChar w:fldCharType="begin"/>
        </w:r>
        <w:r>
          <w:rPr>
            <w:noProof/>
            <w:webHidden/>
          </w:rPr>
          <w:instrText xml:space="preserve"> PAGEREF _Toc30767897 \h </w:instrText>
        </w:r>
        <w:r>
          <w:rPr>
            <w:noProof/>
            <w:webHidden/>
          </w:rPr>
        </w:r>
      </w:ins>
      <w:r>
        <w:rPr>
          <w:noProof/>
          <w:webHidden/>
        </w:rPr>
        <w:fldChar w:fldCharType="separate"/>
      </w:r>
      <w:ins w:id="184" w:author="PhD - Gao Jie" w:date="2020-01-24T14:16:00Z">
        <w:r>
          <w:rPr>
            <w:noProof/>
            <w:webHidden/>
          </w:rPr>
          <w:t>17</w:t>
        </w:r>
        <w:r>
          <w:rPr>
            <w:noProof/>
            <w:webHidden/>
          </w:rPr>
          <w:fldChar w:fldCharType="end"/>
        </w:r>
        <w:r w:rsidRPr="00045A6C">
          <w:rPr>
            <w:rStyle w:val="Hyperlink"/>
            <w:noProof/>
          </w:rPr>
          <w:fldChar w:fldCharType="end"/>
        </w:r>
      </w:ins>
    </w:p>
    <w:p w14:paraId="35AE0727" w14:textId="77777777" w:rsidR="007C7021" w:rsidRDefault="007C7021">
      <w:pPr>
        <w:pStyle w:val="TOC3"/>
        <w:tabs>
          <w:tab w:val="left" w:pos="1920"/>
          <w:tab w:val="right" w:leader="dot" w:pos="8302"/>
        </w:tabs>
        <w:rPr>
          <w:ins w:id="185" w:author="PhD - Gao Jie" w:date="2020-01-24T14:16:00Z"/>
          <w:rFonts w:asciiTheme="minorHAnsi" w:eastAsiaTheme="minorEastAsia" w:hAnsiTheme="minorHAnsi" w:cstheme="minorBidi"/>
          <w:noProof/>
          <w:kern w:val="0"/>
          <w:sz w:val="24"/>
          <w:lang w:val="en-SG"/>
        </w:rPr>
      </w:pPr>
      <w:ins w:id="186"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"_Toc30767898"</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4.2.3</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实验对象</w:t>
        </w:r>
        <w:r>
          <w:rPr>
            <w:noProof/>
            <w:webHidden/>
          </w:rPr>
          <w:tab/>
        </w:r>
        <w:r>
          <w:rPr>
            <w:noProof/>
            <w:webHidden/>
          </w:rPr>
          <w:fldChar w:fldCharType="begin"/>
        </w:r>
        <w:r>
          <w:rPr>
            <w:noProof/>
            <w:webHidden/>
          </w:rPr>
          <w:instrText xml:space="preserve"> PAGEREF _Toc30767898 \h </w:instrText>
        </w:r>
        <w:r>
          <w:rPr>
            <w:noProof/>
            <w:webHidden/>
          </w:rPr>
        </w:r>
      </w:ins>
      <w:r>
        <w:rPr>
          <w:noProof/>
          <w:webHidden/>
        </w:rPr>
        <w:fldChar w:fldCharType="separate"/>
      </w:r>
      <w:ins w:id="187" w:author="PhD - Gao Jie" w:date="2020-01-24T14:16:00Z">
        <w:r>
          <w:rPr>
            <w:noProof/>
            <w:webHidden/>
          </w:rPr>
          <w:t>17</w:t>
        </w:r>
        <w:r>
          <w:rPr>
            <w:noProof/>
            <w:webHidden/>
          </w:rPr>
          <w:fldChar w:fldCharType="end"/>
        </w:r>
        <w:r w:rsidRPr="00045A6C">
          <w:rPr>
            <w:rStyle w:val="Hyperlink"/>
            <w:noProof/>
          </w:rPr>
          <w:fldChar w:fldCharType="end"/>
        </w:r>
      </w:ins>
    </w:p>
    <w:p w14:paraId="7055263A" w14:textId="77777777" w:rsidR="007C7021" w:rsidRDefault="007C7021">
      <w:pPr>
        <w:pStyle w:val="TOC3"/>
        <w:tabs>
          <w:tab w:val="left" w:pos="1920"/>
          <w:tab w:val="right" w:leader="dot" w:pos="8302"/>
        </w:tabs>
        <w:rPr>
          <w:ins w:id="188" w:author="PhD - Gao Jie" w:date="2020-01-24T14:16:00Z"/>
          <w:rFonts w:asciiTheme="minorHAnsi" w:eastAsiaTheme="minorEastAsia" w:hAnsiTheme="minorHAnsi" w:cstheme="minorBidi"/>
          <w:noProof/>
          <w:kern w:val="0"/>
          <w:sz w:val="24"/>
          <w:lang w:val="en-SG"/>
        </w:rPr>
      </w:pPr>
      <w:ins w:id="189"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"_Toc30767899"</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4.2.4</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实验结果分析</w:t>
        </w:r>
        <w:r>
          <w:rPr>
            <w:noProof/>
            <w:webHidden/>
          </w:rPr>
          <w:tab/>
        </w:r>
        <w:r>
          <w:rPr>
            <w:noProof/>
            <w:webHidden/>
          </w:rPr>
          <w:fldChar w:fldCharType="begin"/>
        </w:r>
        <w:r>
          <w:rPr>
            <w:noProof/>
            <w:webHidden/>
          </w:rPr>
          <w:instrText xml:space="preserve"> PAGEREF _Toc30767899 \h </w:instrText>
        </w:r>
        <w:r>
          <w:rPr>
            <w:noProof/>
            <w:webHidden/>
          </w:rPr>
        </w:r>
      </w:ins>
      <w:r>
        <w:rPr>
          <w:noProof/>
          <w:webHidden/>
        </w:rPr>
        <w:fldChar w:fldCharType="separate"/>
      </w:r>
      <w:ins w:id="190" w:author="PhD - Gao Jie" w:date="2020-01-24T14:16:00Z">
        <w:r>
          <w:rPr>
            <w:noProof/>
            <w:webHidden/>
          </w:rPr>
          <w:t>17</w:t>
        </w:r>
        <w:r>
          <w:rPr>
            <w:noProof/>
            <w:webHidden/>
          </w:rPr>
          <w:fldChar w:fldCharType="end"/>
        </w:r>
        <w:r w:rsidRPr="00045A6C">
          <w:rPr>
            <w:rStyle w:val="Hyperlink"/>
            <w:noProof/>
          </w:rPr>
          <w:fldChar w:fldCharType="end"/>
        </w:r>
      </w:ins>
    </w:p>
    <w:p w14:paraId="0DA86EB8" w14:textId="77777777" w:rsidR="007C7021" w:rsidRDefault="007C7021">
      <w:pPr>
        <w:pStyle w:val="TOC2"/>
        <w:tabs>
          <w:tab w:val="left" w:pos="1200"/>
          <w:tab w:val="right" w:leader="dot" w:pos="8302"/>
        </w:tabs>
        <w:rPr>
          <w:ins w:id="191" w:author="PhD - Gao Jie" w:date="2020-01-24T14:16:00Z"/>
          <w:rFonts w:asciiTheme="minorHAnsi" w:eastAsiaTheme="minorEastAsia" w:hAnsiTheme="minorHAnsi" w:cstheme="minorBidi"/>
          <w:noProof/>
          <w:kern w:val="0"/>
          <w:sz w:val="24"/>
          <w:lang w:val="en-SG"/>
        </w:rPr>
      </w:pPr>
      <w:ins w:id="192"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"_Toc30767900"</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4.3</w:t>
        </w:r>
        <w:r>
          <w:rPr>
            <w:rFonts w:asciiTheme="minorHAnsi" w:eastAsiaTheme="minorEastAsia" w:hAnsiTheme="minorHAnsi" w:cstheme="minorBidi"/>
            <w:noProof/>
            <w:kern w:val="0"/>
            <w:sz w:val="24"/>
            <w:lang w:val="en-SG"/>
          </w:rPr>
          <w:tab/>
        </w:r>
        <w:r w:rsidRPr="00045A6C">
          <w:rPr>
            <w:rStyle w:val="Hyperlink"/>
            <w:rFonts w:hint="eastAsia"/>
            <w:noProof/>
          </w:rPr>
          <w:t>主观评价实验（主观评价）</w:t>
        </w:r>
        <w:r>
          <w:rPr>
            <w:noProof/>
            <w:webHidden/>
          </w:rPr>
          <w:tab/>
        </w:r>
        <w:r>
          <w:rPr>
            <w:noProof/>
            <w:webHidden/>
          </w:rPr>
          <w:fldChar w:fldCharType="begin"/>
        </w:r>
        <w:r>
          <w:rPr>
            <w:noProof/>
            <w:webHidden/>
          </w:rPr>
          <w:instrText xml:space="preserve"> PAGEREF _Toc30767900 \h </w:instrText>
        </w:r>
        <w:r>
          <w:rPr>
            <w:noProof/>
            <w:webHidden/>
          </w:rPr>
        </w:r>
      </w:ins>
      <w:r>
        <w:rPr>
          <w:noProof/>
          <w:webHidden/>
        </w:rPr>
        <w:fldChar w:fldCharType="separate"/>
      </w:r>
      <w:ins w:id="193" w:author="PhD - Gao Jie" w:date="2020-01-24T14:16:00Z">
        <w:r>
          <w:rPr>
            <w:noProof/>
            <w:webHidden/>
          </w:rPr>
          <w:t>18</w:t>
        </w:r>
        <w:r>
          <w:rPr>
            <w:noProof/>
            <w:webHidden/>
          </w:rPr>
          <w:fldChar w:fldCharType="end"/>
        </w:r>
        <w:r w:rsidRPr="00045A6C">
          <w:rPr>
            <w:rStyle w:val="Hyperlink"/>
            <w:noProof/>
          </w:rPr>
          <w:fldChar w:fldCharType="end"/>
        </w:r>
      </w:ins>
    </w:p>
    <w:p w14:paraId="11AC2ED6" w14:textId="77777777" w:rsidR="007C7021" w:rsidRDefault="007C7021">
      <w:pPr>
        <w:pStyle w:val="TOC3"/>
        <w:tabs>
          <w:tab w:val="left" w:pos="1920"/>
          <w:tab w:val="right" w:leader="dot" w:pos="8302"/>
        </w:tabs>
        <w:rPr>
          <w:ins w:id="194" w:author="PhD - Gao Jie" w:date="2020-01-24T14:16:00Z"/>
          <w:rFonts w:asciiTheme="minorHAnsi" w:eastAsiaTheme="minorEastAsia" w:hAnsiTheme="minorHAnsi" w:cstheme="minorBidi"/>
          <w:noProof/>
          <w:kern w:val="0"/>
          <w:sz w:val="24"/>
          <w:lang w:val="en-SG"/>
        </w:rPr>
      </w:pPr>
      <w:ins w:id="195"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"_Toc30767901"</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4.3.1</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实验目的</w:t>
        </w:r>
        <w:r>
          <w:rPr>
            <w:noProof/>
            <w:webHidden/>
          </w:rPr>
          <w:tab/>
        </w:r>
        <w:r>
          <w:rPr>
            <w:noProof/>
            <w:webHidden/>
          </w:rPr>
          <w:fldChar w:fldCharType="begin"/>
        </w:r>
        <w:r>
          <w:rPr>
            <w:noProof/>
            <w:webHidden/>
          </w:rPr>
          <w:instrText xml:space="preserve"> PAGEREF _Toc30767901 \h </w:instrText>
        </w:r>
        <w:r>
          <w:rPr>
            <w:noProof/>
            <w:webHidden/>
          </w:rPr>
        </w:r>
      </w:ins>
      <w:r>
        <w:rPr>
          <w:noProof/>
          <w:webHidden/>
        </w:rPr>
        <w:fldChar w:fldCharType="separate"/>
      </w:r>
      <w:ins w:id="196" w:author="PhD - Gao Jie" w:date="2020-01-24T14:16:00Z">
        <w:r>
          <w:rPr>
            <w:noProof/>
            <w:webHidden/>
          </w:rPr>
          <w:t>18</w:t>
        </w:r>
        <w:r>
          <w:rPr>
            <w:noProof/>
            <w:webHidden/>
          </w:rPr>
          <w:fldChar w:fldCharType="end"/>
        </w:r>
        <w:r w:rsidRPr="00045A6C">
          <w:rPr>
            <w:rStyle w:val="Hyperlink"/>
            <w:noProof/>
          </w:rPr>
          <w:fldChar w:fldCharType="end"/>
        </w:r>
      </w:ins>
    </w:p>
    <w:p w14:paraId="158D7EBE" w14:textId="77777777" w:rsidR="007C7021" w:rsidRDefault="007C7021">
      <w:pPr>
        <w:pStyle w:val="TOC3"/>
        <w:tabs>
          <w:tab w:val="left" w:pos="1920"/>
          <w:tab w:val="right" w:leader="dot" w:pos="8302"/>
        </w:tabs>
        <w:rPr>
          <w:ins w:id="197" w:author="PhD - Gao Jie" w:date="2020-01-24T14:16:00Z"/>
          <w:rFonts w:asciiTheme="minorHAnsi" w:eastAsiaTheme="minorEastAsia" w:hAnsiTheme="minorHAnsi" w:cstheme="minorBidi"/>
          <w:noProof/>
          <w:kern w:val="0"/>
          <w:sz w:val="24"/>
          <w:lang w:val="en-SG"/>
        </w:rPr>
      </w:pPr>
      <w:ins w:id="198"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"_Toc30767902"</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4.3.2</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实验方法</w:t>
        </w:r>
        <w:r>
          <w:rPr>
            <w:noProof/>
            <w:webHidden/>
          </w:rPr>
          <w:tab/>
        </w:r>
        <w:r>
          <w:rPr>
            <w:noProof/>
            <w:webHidden/>
          </w:rPr>
          <w:fldChar w:fldCharType="begin"/>
        </w:r>
        <w:r>
          <w:rPr>
            <w:noProof/>
            <w:webHidden/>
          </w:rPr>
          <w:instrText xml:space="preserve"> PAGEREF _Toc30767902 \h </w:instrText>
        </w:r>
        <w:r>
          <w:rPr>
            <w:noProof/>
            <w:webHidden/>
          </w:rPr>
        </w:r>
      </w:ins>
      <w:r>
        <w:rPr>
          <w:noProof/>
          <w:webHidden/>
        </w:rPr>
        <w:fldChar w:fldCharType="separate"/>
      </w:r>
      <w:ins w:id="199" w:author="PhD - Gao Jie" w:date="2020-01-24T14:16:00Z">
        <w:r>
          <w:rPr>
            <w:noProof/>
            <w:webHidden/>
          </w:rPr>
          <w:t>18</w:t>
        </w:r>
        <w:r>
          <w:rPr>
            <w:noProof/>
            <w:webHidden/>
          </w:rPr>
          <w:fldChar w:fldCharType="end"/>
        </w:r>
        <w:r w:rsidRPr="00045A6C">
          <w:rPr>
            <w:rStyle w:val="Hyperlink"/>
            <w:noProof/>
          </w:rPr>
          <w:fldChar w:fldCharType="end"/>
        </w:r>
      </w:ins>
    </w:p>
    <w:p w14:paraId="7043FEEF" w14:textId="77777777" w:rsidR="007C7021" w:rsidRDefault="007C7021">
      <w:pPr>
        <w:pStyle w:val="TOC3"/>
        <w:tabs>
          <w:tab w:val="left" w:pos="1920"/>
          <w:tab w:val="right" w:leader="dot" w:pos="8302"/>
        </w:tabs>
        <w:rPr>
          <w:ins w:id="200" w:author="PhD - Gao Jie" w:date="2020-01-24T14:16:00Z"/>
          <w:rFonts w:asciiTheme="minorHAnsi" w:eastAsiaTheme="minorEastAsia" w:hAnsiTheme="minorHAnsi" w:cstheme="minorBidi"/>
          <w:noProof/>
          <w:kern w:val="0"/>
          <w:sz w:val="24"/>
          <w:lang w:val="en-SG"/>
        </w:rPr>
      </w:pPr>
      <w:ins w:id="201"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"_Toc30767903"</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4.3.3</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实验对象</w:t>
        </w:r>
        <w:r>
          <w:rPr>
            <w:noProof/>
            <w:webHidden/>
          </w:rPr>
          <w:tab/>
        </w:r>
        <w:r>
          <w:rPr>
            <w:noProof/>
            <w:webHidden/>
          </w:rPr>
          <w:fldChar w:fldCharType="begin"/>
        </w:r>
        <w:r>
          <w:rPr>
            <w:noProof/>
            <w:webHidden/>
          </w:rPr>
          <w:instrText xml:space="preserve"> PAGEREF _Toc30767903 \h </w:instrText>
        </w:r>
        <w:r>
          <w:rPr>
            <w:noProof/>
            <w:webHidden/>
          </w:rPr>
        </w:r>
      </w:ins>
      <w:r>
        <w:rPr>
          <w:noProof/>
          <w:webHidden/>
        </w:rPr>
        <w:fldChar w:fldCharType="separate"/>
      </w:r>
      <w:ins w:id="202" w:author="PhD - Gao Jie" w:date="2020-01-24T14:16:00Z">
        <w:r>
          <w:rPr>
            <w:noProof/>
            <w:webHidden/>
          </w:rPr>
          <w:t>18</w:t>
        </w:r>
        <w:r>
          <w:rPr>
            <w:noProof/>
            <w:webHidden/>
          </w:rPr>
          <w:fldChar w:fldCharType="end"/>
        </w:r>
        <w:r w:rsidRPr="00045A6C">
          <w:rPr>
            <w:rStyle w:val="Hyperlink"/>
            <w:noProof/>
          </w:rPr>
          <w:fldChar w:fldCharType="end"/>
        </w:r>
      </w:ins>
    </w:p>
    <w:p w14:paraId="7B9814B3" w14:textId="77777777" w:rsidR="007C7021" w:rsidRDefault="007C7021">
      <w:pPr>
        <w:pStyle w:val="TOC3"/>
        <w:tabs>
          <w:tab w:val="left" w:pos="1920"/>
          <w:tab w:val="right" w:leader="dot" w:pos="8302"/>
        </w:tabs>
        <w:rPr>
          <w:ins w:id="203" w:author="PhD - Gao Jie" w:date="2020-01-24T14:16:00Z"/>
          <w:rFonts w:asciiTheme="minorHAnsi" w:eastAsiaTheme="minorEastAsia" w:hAnsiTheme="minorHAnsi" w:cstheme="minorBidi"/>
          <w:noProof/>
          <w:kern w:val="0"/>
          <w:sz w:val="24"/>
          <w:lang w:val="en-SG"/>
        </w:rPr>
      </w:pPr>
      <w:ins w:id="204"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"_Toc30767904"</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eastAsia="SimHei"/>
            <w:noProof/>
          </w:rPr>
          <w:t>4.3.4</w:t>
        </w:r>
        <w:r>
          <w:rPr>
            <w:rFonts w:asciiTheme="minorHAnsi" w:eastAsiaTheme="minorEastAsia" w:hAnsiTheme="minorHAnsi" w:cstheme="minorBidi"/>
            <w:noProof/>
            <w:kern w:val="0"/>
            <w:sz w:val="24"/>
            <w:lang w:val="en-SG"/>
          </w:rPr>
          <w:tab/>
        </w:r>
        <w:r w:rsidRPr="00045A6C">
          <w:rPr>
            <w:rStyle w:val="Hyperlink"/>
            <w:rFonts w:ascii="SimHei" w:eastAsia="SimHei" w:hint="eastAsia"/>
            <w:noProof/>
          </w:rPr>
          <w:t>实验结果分析</w:t>
        </w:r>
        <w:r>
          <w:rPr>
            <w:noProof/>
            <w:webHidden/>
          </w:rPr>
          <w:tab/>
        </w:r>
        <w:r>
          <w:rPr>
            <w:noProof/>
            <w:webHidden/>
          </w:rPr>
          <w:fldChar w:fldCharType="begin"/>
        </w:r>
        <w:r>
          <w:rPr>
            <w:noProof/>
            <w:webHidden/>
          </w:rPr>
          <w:instrText xml:space="preserve"> PAGEREF _Toc30767904 \h </w:instrText>
        </w:r>
        <w:r>
          <w:rPr>
            <w:noProof/>
            <w:webHidden/>
          </w:rPr>
        </w:r>
      </w:ins>
      <w:r>
        <w:rPr>
          <w:noProof/>
          <w:webHidden/>
        </w:rPr>
        <w:fldChar w:fldCharType="separate"/>
      </w:r>
      <w:ins w:id="205" w:author="PhD - Gao Jie" w:date="2020-01-24T14:16:00Z">
        <w:r>
          <w:rPr>
            <w:noProof/>
            <w:webHidden/>
          </w:rPr>
          <w:t>18</w:t>
        </w:r>
        <w:r>
          <w:rPr>
            <w:noProof/>
            <w:webHidden/>
          </w:rPr>
          <w:fldChar w:fldCharType="end"/>
        </w:r>
        <w:r w:rsidRPr="00045A6C">
          <w:rPr>
            <w:rStyle w:val="Hyperlink"/>
            <w:noProof/>
          </w:rPr>
          <w:fldChar w:fldCharType="end"/>
        </w:r>
      </w:ins>
    </w:p>
    <w:p w14:paraId="145F1D3A" w14:textId="77777777" w:rsidR="007C7021" w:rsidRDefault="007C7021">
      <w:pPr>
        <w:pStyle w:val="TOC1"/>
        <w:tabs>
          <w:tab w:val="right" w:leader="dot" w:pos="8302"/>
        </w:tabs>
        <w:rPr>
          <w:ins w:id="206" w:author="PhD - Gao Jie" w:date="2020-01-24T14:16:00Z"/>
          <w:rFonts w:asciiTheme="minorHAnsi" w:eastAsiaTheme="minorEastAsia" w:hAnsiTheme="minorHAnsi" w:cstheme="minorBidi"/>
          <w:noProof/>
          <w:kern w:val="0"/>
          <w:lang w:val="en-SG"/>
        </w:rPr>
      </w:pPr>
      <w:ins w:id="207"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"_Toc30767905"</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hint="eastAsia"/>
            <w:noProof/>
          </w:rPr>
          <w:t>第五章</w:t>
        </w:r>
        <w:r w:rsidRPr="00045A6C">
          <w:rPr>
            <w:rStyle w:val="Hyperlink"/>
            <w:noProof/>
          </w:rPr>
          <w:t xml:space="preserve">  </w:t>
        </w:r>
        <w:r w:rsidRPr="00045A6C">
          <w:rPr>
            <w:rStyle w:val="Hyperlink"/>
            <w:rFonts w:hint="eastAsia"/>
            <w:noProof/>
          </w:rPr>
          <w:t>总结与展望</w:t>
        </w:r>
        <w:r>
          <w:rPr>
            <w:noProof/>
            <w:webHidden/>
          </w:rPr>
          <w:tab/>
        </w:r>
        <w:r>
          <w:rPr>
            <w:noProof/>
            <w:webHidden/>
          </w:rPr>
          <w:fldChar w:fldCharType="begin"/>
        </w:r>
        <w:r>
          <w:rPr>
            <w:noProof/>
            <w:webHidden/>
          </w:rPr>
          <w:instrText xml:space="preserve"> PAGEREF _Toc30767905 \h </w:instrText>
        </w:r>
        <w:r>
          <w:rPr>
            <w:noProof/>
            <w:webHidden/>
          </w:rPr>
        </w:r>
      </w:ins>
      <w:r>
        <w:rPr>
          <w:noProof/>
          <w:webHidden/>
        </w:rPr>
        <w:fldChar w:fldCharType="separate"/>
      </w:r>
      <w:ins w:id="208" w:author="PhD - Gao Jie" w:date="2020-01-24T14:16:00Z">
        <w:r>
          <w:rPr>
            <w:noProof/>
            <w:webHidden/>
          </w:rPr>
          <w:t>19</w:t>
        </w:r>
        <w:r>
          <w:rPr>
            <w:noProof/>
            <w:webHidden/>
          </w:rPr>
          <w:fldChar w:fldCharType="end"/>
        </w:r>
        <w:r w:rsidRPr="00045A6C">
          <w:rPr>
            <w:rStyle w:val="Hyperlink"/>
            <w:noProof/>
          </w:rPr>
          <w:fldChar w:fldCharType="end"/>
        </w:r>
      </w:ins>
    </w:p>
    <w:p w14:paraId="1FF0F9D6" w14:textId="77777777" w:rsidR="007C7021" w:rsidRDefault="007C7021">
      <w:pPr>
        <w:pStyle w:val="TOC2"/>
        <w:tabs>
          <w:tab w:val="left" w:pos="1200"/>
          <w:tab w:val="right" w:leader="dot" w:pos="8302"/>
        </w:tabs>
        <w:rPr>
          <w:ins w:id="209" w:author="PhD - Gao Jie" w:date="2020-01-24T14:16:00Z"/>
          <w:rFonts w:asciiTheme="minorHAnsi" w:eastAsiaTheme="minorEastAsia" w:hAnsiTheme="minorHAnsi" w:cstheme="minorBidi"/>
          <w:noProof/>
          <w:kern w:val="0"/>
          <w:sz w:val="24"/>
          <w:lang w:val="en-SG"/>
        </w:rPr>
      </w:pPr>
      <w:ins w:id="210"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"_Toc30767906"</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noProof/>
          </w:rPr>
          <w:t>5.1</w:t>
        </w:r>
        <w:r>
          <w:rPr>
            <w:rFonts w:asciiTheme="minorHAnsi" w:eastAsiaTheme="minorEastAsia" w:hAnsiTheme="minorHAnsi" w:cstheme="minorBidi"/>
            <w:noProof/>
            <w:kern w:val="0"/>
            <w:sz w:val="24"/>
            <w:lang w:val="en-SG"/>
          </w:rPr>
          <w:tab/>
        </w:r>
        <w:r w:rsidRPr="00045A6C">
          <w:rPr>
            <w:rStyle w:val="Hyperlink"/>
            <w:rFonts w:hint="eastAsia"/>
            <w:noProof/>
          </w:rPr>
          <w:t>研究总结</w:t>
        </w:r>
        <w:r>
          <w:rPr>
            <w:noProof/>
            <w:webHidden/>
          </w:rPr>
          <w:tab/>
        </w:r>
        <w:r>
          <w:rPr>
            <w:noProof/>
            <w:webHidden/>
          </w:rPr>
          <w:fldChar w:fldCharType="begin"/>
        </w:r>
        <w:r>
          <w:rPr>
            <w:noProof/>
            <w:webHidden/>
          </w:rPr>
          <w:instrText xml:space="preserve"> PAGEREF _Toc30767906 \h </w:instrText>
        </w:r>
        <w:r>
          <w:rPr>
            <w:noProof/>
            <w:webHidden/>
          </w:rPr>
        </w:r>
      </w:ins>
      <w:r>
        <w:rPr>
          <w:noProof/>
          <w:webHidden/>
        </w:rPr>
        <w:fldChar w:fldCharType="separate"/>
      </w:r>
      <w:ins w:id="211" w:author="PhD - Gao Jie" w:date="2020-01-24T14:16:00Z">
        <w:r>
          <w:rPr>
            <w:noProof/>
            <w:webHidden/>
          </w:rPr>
          <w:t>19</w:t>
        </w:r>
        <w:r>
          <w:rPr>
            <w:noProof/>
            <w:webHidden/>
          </w:rPr>
          <w:fldChar w:fldCharType="end"/>
        </w:r>
        <w:r w:rsidRPr="00045A6C">
          <w:rPr>
            <w:rStyle w:val="Hyperlink"/>
            <w:noProof/>
          </w:rPr>
          <w:fldChar w:fldCharType="end"/>
        </w:r>
      </w:ins>
    </w:p>
    <w:p w14:paraId="7AAD5052" w14:textId="77777777" w:rsidR="007C7021" w:rsidRDefault="007C7021">
      <w:pPr>
        <w:pStyle w:val="TOC2"/>
        <w:tabs>
          <w:tab w:val="left" w:pos="1200"/>
          <w:tab w:val="right" w:leader="dot" w:pos="8302"/>
        </w:tabs>
        <w:rPr>
          <w:ins w:id="212" w:author="PhD - Gao Jie" w:date="2020-01-24T14:16:00Z"/>
          <w:rFonts w:asciiTheme="minorHAnsi" w:eastAsiaTheme="minorEastAsia" w:hAnsiTheme="minorHAnsi" w:cstheme="minorBidi"/>
          <w:noProof/>
          <w:kern w:val="0"/>
          <w:sz w:val="24"/>
          <w:lang w:val="en-SG"/>
        </w:rPr>
      </w:pPr>
      <w:ins w:id="213"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"_Toc30767907"</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Sun" w:hAnsi="SimSun"/>
            <w:noProof/>
          </w:rPr>
          <w:t>5.2</w:t>
        </w:r>
        <w:r>
          <w:rPr>
            <w:rFonts w:asciiTheme="minorHAnsi" w:eastAsiaTheme="minorEastAsia" w:hAnsiTheme="minorHAnsi" w:cstheme="minorBidi"/>
            <w:noProof/>
            <w:kern w:val="0"/>
            <w:sz w:val="24"/>
            <w:lang w:val="en-SG"/>
          </w:rPr>
          <w:tab/>
        </w:r>
        <w:r w:rsidRPr="00045A6C">
          <w:rPr>
            <w:rStyle w:val="Hyperlink"/>
            <w:rFonts w:ascii="SimSun" w:hAnsi="SimSun" w:hint="eastAsia"/>
            <w:noProof/>
          </w:rPr>
          <w:t>展望未来</w:t>
        </w:r>
        <w:r>
          <w:rPr>
            <w:noProof/>
            <w:webHidden/>
          </w:rPr>
          <w:tab/>
        </w:r>
        <w:r>
          <w:rPr>
            <w:noProof/>
            <w:webHidden/>
          </w:rPr>
          <w:fldChar w:fldCharType="begin"/>
        </w:r>
        <w:r>
          <w:rPr>
            <w:noProof/>
            <w:webHidden/>
          </w:rPr>
          <w:instrText xml:space="preserve"> PAGEREF _Toc30767907 \h </w:instrText>
        </w:r>
        <w:r>
          <w:rPr>
            <w:noProof/>
            <w:webHidden/>
          </w:rPr>
        </w:r>
      </w:ins>
      <w:r>
        <w:rPr>
          <w:noProof/>
          <w:webHidden/>
        </w:rPr>
        <w:fldChar w:fldCharType="separate"/>
      </w:r>
      <w:ins w:id="214" w:author="PhD - Gao Jie" w:date="2020-01-24T14:16:00Z">
        <w:r>
          <w:rPr>
            <w:noProof/>
            <w:webHidden/>
          </w:rPr>
          <w:t>19</w:t>
        </w:r>
        <w:r>
          <w:rPr>
            <w:noProof/>
            <w:webHidden/>
          </w:rPr>
          <w:fldChar w:fldCharType="end"/>
        </w:r>
        <w:r w:rsidRPr="00045A6C">
          <w:rPr>
            <w:rStyle w:val="Hyperlink"/>
            <w:noProof/>
          </w:rPr>
          <w:fldChar w:fldCharType="end"/>
        </w:r>
      </w:ins>
    </w:p>
    <w:p w14:paraId="65EF41DD" w14:textId="77777777" w:rsidR="007C7021" w:rsidRDefault="007C7021">
      <w:pPr>
        <w:pStyle w:val="TOC1"/>
        <w:tabs>
          <w:tab w:val="right" w:leader="dot" w:pos="8302"/>
        </w:tabs>
        <w:rPr>
          <w:ins w:id="215" w:author="PhD - Gao Jie" w:date="2020-01-24T14:16:00Z"/>
          <w:rFonts w:asciiTheme="minorHAnsi" w:eastAsiaTheme="minorEastAsia" w:hAnsiTheme="minorHAnsi" w:cstheme="minorBidi"/>
          <w:noProof/>
          <w:kern w:val="0"/>
          <w:lang w:val="en-SG"/>
        </w:rPr>
      </w:pPr>
      <w:ins w:id="216" w:author="PhD - Gao Jie" w:date="2020-01-24T14:16:00Z">
        <w:r w:rsidRPr="00045A6C">
          <w:rPr>
            <w:rStyle w:val="Hyperlink"/>
            <w:noProof/>
          </w:rPr>
          <w:fldChar w:fldCharType="begin"/>
        </w:r>
        <w:r w:rsidRPr="00045A6C">
          <w:rPr>
            <w:rStyle w:val="Hyperlink"/>
            <w:noProof/>
          </w:rPr>
          <w:instrText xml:space="preserve"> </w:instrText>
        </w:r>
        <w:r>
          <w:rPr>
            <w:noProof/>
          </w:rPr>
          <w:instrText>HYPERLINK \l "_Toc30767908"</w:instrText>
        </w:r>
        <w:r w:rsidRPr="00045A6C">
          <w:rPr>
            <w:rStyle w:val="Hyperlink"/>
            <w:noProof/>
          </w:rPr>
          <w:instrText xml:space="preserve"> </w:instrText>
        </w:r>
        <w:r w:rsidRPr="00045A6C">
          <w:rPr>
            <w:rStyle w:val="Hyperlink"/>
            <w:noProof/>
          </w:rPr>
        </w:r>
        <w:r w:rsidRPr="00045A6C">
          <w:rPr>
            <w:rStyle w:val="Hyperlink"/>
            <w:noProof/>
          </w:rPr>
          <w:fldChar w:fldCharType="separate"/>
        </w:r>
        <w:r w:rsidRPr="00045A6C">
          <w:rPr>
            <w:rStyle w:val="Hyperlink"/>
            <w:rFonts w:ascii="SimHei" w:hint="eastAsia"/>
            <w:noProof/>
          </w:rPr>
          <w:t>致</w:t>
        </w:r>
        <w:r w:rsidRPr="00045A6C">
          <w:rPr>
            <w:rStyle w:val="Hyperlink"/>
            <w:noProof/>
          </w:rPr>
          <w:t xml:space="preserve">   </w:t>
        </w:r>
        <w:r w:rsidRPr="00045A6C">
          <w:rPr>
            <w:rStyle w:val="Hyperlink"/>
            <w:rFonts w:ascii="SimHei"/>
            <w:noProof/>
          </w:rPr>
          <w:t xml:space="preserve"> </w:t>
        </w:r>
        <w:r w:rsidRPr="00045A6C">
          <w:rPr>
            <w:rStyle w:val="Hyperlink"/>
            <w:rFonts w:ascii="SimHei" w:hint="eastAsia"/>
            <w:noProof/>
          </w:rPr>
          <w:t>谢</w:t>
        </w:r>
        <w:r>
          <w:rPr>
            <w:noProof/>
            <w:webHidden/>
          </w:rPr>
          <w:tab/>
        </w:r>
        <w:r>
          <w:rPr>
            <w:noProof/>
            <w:webHidden/>
          </w:rPr>
          <w:fldChar w:fldCharType="begin"/>
        </w:r>
        <w:r>
          <w:rPr>
            <w:noProof/>
            <w:webHidden/>
          </w:rPr>
          <w:instrText xml:space="preserve"> PAGEREF _Toc30767908 \h </w:instrText>
        </w:r>
        <w:r>
          <w:rPr>
            <w:noProof/>
            <w:webHidden/>
          </w:rPr>
        </w:r>
      </w:ins>
      <w:r>
        <w:rPr>
          <w:noProof/>
          <w:webHidden/>
        </w:rPr>
        <w:fldChar w:fldCharType="separate"/>
      </w:r>
      <w:ins w:id="217" w:author="PhD - Gao Jie" w:date="2020-01-24T14:16:00Z">
        <w:r>
          <w:rPr>
            <w:noProof/>
            <w:webHidden/>
          </w:rPr>
          <w:t>22</w:t>
        </w:r>
        <w:r>
          <w:rPr>
            <w:noProof/>
            <w:webHidden/>
          </w:rPr>
          <w:fldChar w:fldCharType="end"/>
        </w:r>
        <w:r w:rsidRPr="00045A6C">
          <w:rPr>
            <w:rStyle w:val="Hyperlink"/>
            <w:noProof/>
          </w:rPr>
          <w:fldChar w:fldCharType="end"/>
        </w:r>
      </w:ins>
    </w:p>
    <w:p w14:paraId="26BEA0AA" w14:textId="77777777" w:rsidR="007C7021" w:rsidDel="007C7021" w:rsidRDefault="007C7021" w:rsidP="00C020A0">
      <w:pPr>
        <w:pStyle w:val="1"/>
        <w:rPr>
          <w:del w:id="218" w:author="PhD - Gao Jie" w:date="2020-01-24T14:16:00Z"/>
          <w:noProof/>
        </w:rPr>
      </w:pPr>
    </w:p>
    <w:p w14:paraId="7A266A61" w14:textId="77777777" w:rsidR="00AB6BB2" w:rsidDel="007C7021" w:rsidRDefault="00AB6BB2" w:rsidP="00C020A0">
      <w:pPr>
        <w:pStyle w:val="1"/>
        <w:rPr>
          <w:del w:id="219" w:author="PhD - Gao Jie" w:date="2020-01-24T14:16:00Z"/>
          <w:noProof/>
        </w:rPr>
      </w:pPr>
    </w:p>
    <w:p w14:paraId="2ECBF62A" w14:textId="77777777" w:rsidR="00AB6BB2" w:rsidRPr="000D6B2C" w:rsidDel="007C7021" w:rsidRDefault="00AB6BB2">
      <w:pPr>
        <w:pStyle w:val="TOC2"/>
        <w:tabs>
          <w:tab w:val="right" w:leader="dot" w:pos="8302"/>
        </w:tabs>
        <w:rPr>
          <w:del w:id="220" w:author="PhD - Gao Jie" w:date="2020-01-24T14:16:00Z"/>
          <w:rFonts w:ascii="DengXian" w:eastAsia="DengXian" w:hAnsi="DengXian"/>
          <w:noProof/>
        </w:rPr>
      </w:pPr>
      <w:del w:id="221" w:author="PhD - Gao Jie" w:date="2020-01-24T14:16:00Z">
        <w:r w:rsidRPr="007C7021" w:rsidDel="007C7021">
          <w:rPr>
            <w:rStyle w:val="Hyperlink"/>
            <w:noProof/>
          </w:rPr>
          <w:delText>SHANGHAI  UNIVERSITY</w:delText>
        </w:r>
        <w:r w:rsidDel="007C7021">
          <w:rPr>
            <w:noProof/>
            <w:webHidden/>
          </w:rPr>
          <w:tab/>
          <w:delText>1</w:delText>
        </w:r>
      </w:del>
    </w:p>
    <w:p w14:paraId="61AF6486" w14:textId="77777777" w:rsidR="00AB6BB2" w:rsidRPr="000D6B2C" w:rsidDel="007C7021" w:rsidRDefault="00AB6BB2">
      <w:pPr>
        <w:pStyle w:val="TOC1"/>
        <w:tabs>
          <w:tab w:val="right" w:leader="dot" w:pos="8302"/>
        </w:tabs>
        <w:rPr>
          <w:del w:id="222" w:author="PhD - Gao Jie" w:date="2020-01-24T14:16:00Z"/>
          <w:rFonts w:ascii="DengXian" w:eastAsia="DengXian" w:hAnsi="DengXian"/>
          <w:noProof/>
          <w:sz w:val="21"/>
        </w:rPr>
      </w:pPr>
      <w:del w:id="223" w:author="PhD - Gao Jie" w:date="2020-01-24T14:16:00Z">
        <w:r w:rsidRPr="007C7021" w:rsidDel="007C7021">
          <w:rPr>
            <w:rStyle w:val="Hyperlink"/>
            <w:noProof/>
          </w:rPr>
          <w:delText>摘</w:delText>
        </w:r>
        <w:r w:rsidRPr="007C7021" w:rsidDel="007C7021">
          <w:rPr>
            <w:rStyle w:val="Hyperlink"/>
            <w:noProof/>
          </w:rPr>
          <w:delText xml:space="preserve">   </w:delText>
        </w:r>
        <w:r w:rsidRPr="007C7021" w:rsidDel="007C7021">
          <w:rPr>
            <w:rStyle w:val="Hyperlink"/>
            <w:noProof/>
          </w:rPr>
          <w:delText>要</w:delText>
        </w:r>
        <w:r w:rsidDel="007C7021">
          <w:rPr>
            <w:noProof/>
            <w:webHidden/>
          </w:rPr>
          <w:tab/>
          <w:delText>5</w:delText>
        </w:r>
      </w:del>
    </w:p>
    <w:p w14:paraId="20B05C85" w14:textId="77777777" w:rsidR="00AB6BB2" w:rsidRPr="000D6B2C" w:rsidDel="007C7021" w:rsidRDefault="00AB6BB2">
      <w:pPr>
        <w:pStyle w:val="TOC1"/>
        <w:tabs>
          <w:tab w:val="right" w:leader="dot" w:pos="8302"/>
        </w:tabs>
        <w:rPr>
          <w:del w:id="224" w:author="PhD - Gao Jie" w:date="2020-01-24T14:16:00Z"/>
          <w:rFonts w:ascii="DengXian" w:eastAsia="DengXian" w:hAnsi="DengXian"/>
          <w:noProof/>
          <w:sz w:val="21"/>
        </w:rPr>
      </w:pPr>
      <w:del w:id="225" w:author="PhD - Gao Jie" w:date="2020-01-24T14:16:00Z">
        <w:r w:rsidRPr="007C7021" w:rsidDel="007C7021">
          <w:rPr>
            <w:rStyle w:val="Hyperlink"/>
            <w:noProof/>
          </w:rPr>
          <w:delText>ABSTRACT</w:delText>
        </w:r>
        <w:r w:rsidDel="007C7021">
          <w:rPr>
            <w:noProof/>
            <w:webHidden/>
          </w:rPr>
          <w:tab/>
          <w:delText>6</w:delText>
        </w:r>
      </w:del>
    </w:p>
    <w:p w14:paraId="28DA2D1D" w14:textId="77777777" w:rsidR="00AB6BB2" w:rsidRPr="000D6B2C" w:rsidDel="007C7021" w:rsidRDefault="00AB6BB2">
      <w:pPr>
        <w:pStyle w:val="TOC1"/>
        <w:tabs>
          <w:tab w:val="right" w:leader="dot" w:pos="8302"/>
        </w:tabs>
        <w:rPr>
          <w:del w:id="226" w:author="PhD - Gao Jie" w:date="2020-01-24T14:16:00Z"/>
          <w:rFonts w:ascii="DengXian" w:eastAsia="DengXian" w:hAnsi="DengXian"/>
          <w:noProof/>
          <w:sz w:val="21"/>
        </w:rPr>
      </w:pPr>
      <w:del w:id="227" w:author="PhD - Gao Jie" w:date="2020-01-24T14:16:00Z">
        <w:r w:rsidRPr="007C7021" w:rsidDel="007C7021">
          <w:rPr>
            <w:rStyle w:val="Hyperlink"/>
            <w:rFonts w:ascii="SimHei"/>
            <w:noProof/>
          </w:rPr>
          <w:delText>目</w:delText>
        </w:r>
        <w:r w:rsidRPr="007C7021" w:rsidDel="007C7021">
          <w:rPr>
            <w:rStyle w:val="Hyperlink"/>
            <w:noProof/>
          </w:rPr>
          <w:delText xml:space="preserve">    </w:delText>
        </w:r>
        <w:r w:rsidRPr="007C7021" w:rsidDel="007C7021">
          <w:rPr>
            <w:rStyle w:val="Hyperlink"/>
            <w:rFonts w:ascii="SimHei"/>
            <w:noProof/>
          </w:rPr>
          <w:delText>录</w:delText>
        </w:r>
        <w:r w:rsidDel="007C7021">
          <w:rPr>
            <w:noProof/>
            <w:webHidden/>
          </w:rPr>
          <w:tab/>
          <w:delText>7</w:delText>
        </w:r>
      </w:del>
    </w:p>
    <w:p w14:paraId="5501805C" w14:textId="77777777" w:rsidR="00AB6BB2" w:rsidRPr="000D6B2C" w:rsidDel="007C7021" w:rsidRDefault="00AB6BB2">
      <w:pPr>
        <w:pStyle w:val="TOC1"/>
        <w:tabs>
          <w:tab w:val="right" w:leader="dot" w:pos="8302"/>
        </w:tabs>
        <w:rPr>
          <w:del w:id="228" w:author="PhD - Gao Jie" w:date="2020-01-24T14:16:00Z"/>
          <w:rFonts w:ascii="DengXian" w:eastAsia="DengXian" w:hAnsi="DengXian"/>
          <w:noProof/>
          <w:sz w:val="21"/>
        </w:rPr>
      </w:pPr>
      <w:del w:id="229" w:author="PhD - Gao Jie" w:date="2020-01-24T14:16:00Z">
        <w:r w:rsidRPr="007C7021" w:rsidDel="007C7021">
          <w:rPr>
            <w:rStyle w:val="Hyperlink"/>
            <w:noProof/>
          </w:rPr>
          <w:delText>第一章</w:delText>
        </w:r>
        <w:r w:rsidRPr="007C7021" w:rsidDel="007C7021">
          <w:rPr>
            <w:rStyle w:val="Hyperlink"/>
            <w:noProof/>
          </w:rPr>
          <w:delText xml:space="preserve">  </w:delText>
        </w:r>
        <w:r w:rsidRPr="007C7021" w:rsidDel="007C7021">
          <w:rPr>
            <w:rStyle w:val="Hyperlink"/>
            <w:noProof/>
          </w:rPr>
          <w:delText>绪论</w:delText>
        </w:r>
        <w:r w:rsidDel="007C7021">
          <w:rPr>
            <w:noProof/>
            <w:webHidden/>
          </w:rPr>
          <w:tab/>
          <w:delText>1</w:delText>
        </w:r>
      </w:del>
    </w:p>
    <w:p w14:paraId="35A6268F" w14:textId="77777777" w:rsidR="00AB6BB2" w:rsidRPr="000D6B2C" w:rsidDel="007C7021" w:rsidRDefault="00AB6BB2">
      <w:pPr>
        <w:pStyle w:val="TOC2"/>
        <w:tabs>
          <w:tab w:val="left" w:pos="1050"/>
          <w:tab w:val="right" w:leader="dot" w:pos="8302"/>
        </w:tabs>
        <w:rPr>
          <w:del w:id="230" w:author="PhD - Gao Jie" w:date="2020-01-24T14:16:00Z"/>
          <w:rFonts w:ascii="DengXian" w:eastAsia="DengXian" w:hAnsi="DengXian"/>
          <w:noProof/>
        </w:rPr>
      </w:pPr>
      <w:del w:id="231" w:author="PhD - Gao Jie" w:date="2020-01-24T14:16:00Z">
        <w:r w:rsidRPr="007C7021" w:rsidDel="007C7021">
          <w:rPr>
            <w:rStyle w:val="Hyperlink"/>
            <w:noProof/>
          </w:rPr>
          <w:delText>1.1</w:delText>
        </w:r>
        <w:r w:rsidRPr="000D6B2C" w:rsidDel="007C7021">
          <w:rPr>
            <w:rFonts w:ascii="DengXian" w:eastAsia="DengXian" w:hAnsi="DengXian"/>
            <w:noProof/>
          </w:rPr>
          <w:tab/>
        </w:r>
        <w:r w:rsidRPr="007C7021" w:rsidDel="007C7021">
          <w:rPr>
            <w:rStyle w:val="Hyperlink"/>
            <w:noProof/>
          </w:rPr>
          <w:delText>课题研究背景及意义</w:delText>
        </w:r>
        <w:r w:rsidDel="007C7021">
          <w:rPr>
            <w:noProof/>
            <w:webHidden/>
          </w:rPr>
          <w:tab/>
          <w:delText>1</w:delText>
        </w:r>
      </w:del>
    </w:p>
    <w:p w14:paraId="42220D52" w14:textId="77777777" w:rsidR="00AB6BB2" w:rsidRPr="000D6B2C" w:rsidDel="007C7021" w:rsidRDefault="00AB6BB2">
      <w:pPr>
        <w:pStyle w:val="TOC2"/>
        <w:tabs>
          <w:tab w:val="left" w:pos="1050"/>
          <w:tab w:val="right" w:leader="dot" w:pos="8302"/>
        </w:tabs>
        <w:rPr>
          <w:del w:id="232" w:author="PhD - Gao Jie" w:date="2020-01-24T14:16:00Z"/>
          <w:rFonts w:ascii="DengXian" w:eastAsia="DengXian" w:hAnsi="DengXian"/>
          <w:noProof/>
        </w:rPr>
      </w:pPr>
      <w:del w:id="233" w:author="PhD - Gao Jie" w:date="2020-01-24T14:16:00Z">
        <w:r w:rsidRPr="007C7021" w:rsidDel="007C7021">
          <w:rPr>
            <w:rStyle w:val="Hyperlink"/>
            <w:noProof/>
          </w:rPr>
          <w:delText>1.2</w:delText>
        </w:r>
        <w:r w:rsidRPr="000D6B2C" w:rsidDel="007C7021">
          <w:rPr>
            <w:rFonts w:ascii="DengXian" w:eastAsia="DengXian" w:hAnsi="DengXian"/>
            <w:noProof/>
          </w:rPr>
          <w:tab/>
        </w:r>
        <w:r w:rsidRPr="007C7021" w:rsidDel="007C7021">
          <w:rPr>
            <w:rStyle w:val="Hyperlink"/>
            <w:noProof/>
          </w:rPr>
          <w:delText>国内外研究概况</w:delText>
        </w:r>
        <w:r w:rsidDel="007C7021">
          <w:rPr>
            <w:noProof/>
            <w:webHidden/>
          </w:rPr>
          <w:tab/>
          <w:delText>1</w:delText>
        </w:r>
      </w:del>
    </w:p>
    <w:p w14:paraId="2F65E6AB" w14:textId="77777777" w:rsidR="00AB6BB2" w:rsidRPr="000D6B2C" w:rsidDel="007C7021" w:rsidRDefault="00AB6BB2">
      <w:pPr>
        <w:pStyle w:val="TOC3"/>
        <w:tabs>
          <w:tab w:val="left" w:pos="1680"/>
          <w:tab w:val="right" w:leader="dot" w:pos="8302"/>
        </w:tabs>
        <w:rPr>
          <w:del w:id="234" w:author="PhD - Gao Jie" w:date="2020-01-24T14:16:00Z"/>
          <w:rFonts w:ascii="DengXian" w:eastAsia="DengXian" w:hAnsi="DengXian"/>
          <w:noProof/>
        </w:rPr>
      </w:pPr>
      <w:del w:id="235" w:author="PhD - Gao Jie" w:date="2020-01-24T14:16:00Z">
        <w:r w:rsidRPr="007C7021" w:rsidDel="007C7021">
          <w:rPr>
            <w:rStyle w:val="Hyperlink"/>
            <w:rFonts w:ascii="SimHei" w:eastAsia="SimHei"/>
            <w:noProof/>
          </w:rPr>
          <w:delText>1.2.1</w:delText>
        </w:r>
        <w:r w:rsidRPr="000D6B2C" w:rsidDel="007C7021">
          <w:rPr>
            <w:rFonts w:ascii="DengXian" w:eastAsia="DengXian" w:hAnsi="DengXian"/>
            <w:noProof/>
          </w:rPr>
          <w:tab/>
        </w:r>
        <w:r w:rsidRPr="007C7021" w:rsidDel="007C7021">
          <w:rPr>
            <w:rStyle w:val="Hyperlink"/>
            <w:rFonts w:ascii="SimHei" w:eastAsia="SimHei"/>
            <w:noProof/>
          </w:rPr>
          <w:delText>国内研究概况</w:delText>
        </w:r>
        <w:r w:rsidDel="007C7021">
          <w:rPr>
            <w:noProof/>
            <w:webHidden/>
          </w:rPr>
          <w:tab/>
          <w:delText>2</w:delText>
        </w:r>
      </w:del>
    </w:p>
    <w:p w14:paraId="734F0CD4" w14:textId="77777777" w:rsidR="00AB6BB2" w:rsidRPr="000D6B2C" w:rsidDel="007C7021" w:rsidRDefault="00AB6BB2">
      <w:pPr>
        <w:pStyle w:val="TOC3"/>
        <w:tabs>
          <w:tab w:val="left" w:pos="1680"/>
          <w:tab w:val="right" w:leader="dot" w:pos="8302"/>
        </w:tabs>
        <w:rPr>
          <w:del w:id="236" w:author="PhD - Gao Jie" w:date="2020-01-24T14:16:00Z"/>
          <w:rFonts w:ascii="DengXian" w:eastAsia="DengXian" w:hAnsi="DengXian"/>
          <w:noProof/>
        </w:rPr>
      </w:pPr>
      <w:del w:id="237" w:author="PhD - Gao Jie" w:date="2020-01-24T14:16:00Z">
        <w:r w:rsidRPr="007C7021" w:rsidDel="007C7021">
          <w:rPr>
            <w:rStyle w:val="Hyperlink"/>
            <w:rFonts w:ascii="SimHei" w:eastAsia="SimHei"/>
            <w:noProof/>
          </w:rPr>
          <w:delText>1.2.2</w:delText>
        </w:r>
        <w:r w:rsidRPr="000D6B2C" w:rsidDel="007C7021">
          <w:rPr>
            <w:rFonts w:ascii="DengXian" w:eastAsia="DengXian" w:hAnsi="DengXian"/>
            <w:noProof/>
          </w:rPr>
          <w:tab/>
        </w:r>
        <w:r w:rsidRPr="007C7021" w:rsidDel="007C7021">
          <w:rPr>
            <w:rStyle w:val="Hyperlink"/>
            <w:rFonts w:ascii="SimHei" w:eastAsia="SimHei"/>
            <w:noProof/>
          </w:rPr>
          <w:delText>国外研究概况</w:delText>
        </w:r>
        <w:r w:rsidDel="007C7021">
          <w:rPr>
            <w:noProof/>
            <w:webHidden/>
          </w:rPr>
          <w:tab/>
          <w:delText>2</w:delText>
        </w:r>
      </w:del>
    </w:p>
    <w:p w14:paraId="3AAC11A2" w14:textId="77777777" w:rsidR="00AB6BB2" w:rsidRPr="000D6B2C" w:rsidDel="007C7021" w:rsidRDefault="00AB6BB2">
      <w:pPr>
        <w:pStyle w:val="TOC2"/>
        <w:tabs>
          <w:tab w:val="left" w:pos="1050"/>
          <w:tab w:val="right" w:leader="dot" w:pos="8302"/>
        </w:tabs>
        <w:rPr>
          <w:del w:id="238" w:author="PhD - Gao Jie" w:date="2020-01-24T14:16:00Z"/>
          <w:rFonts w:ascii="DengXian" w:eastAsia="DengXian" w:hAnsi="DengXian"/>
          <w:noProof/>
        </w:rPr>
      </w:pPr>
      <w:del w:id="239" w:author="PhD - Gao Jie" w:date="2020-01-24T14:16:00Z">
        <w:r w:rsidRPr="007C7021" w:rsidDel="007C7021">
          <w:rPr>
            <w:rStyle w:val="Hyperlink"/>
            <w:noProof/>
          </w:rPr>
          <w:delText>1.3</w:delText>
        </w:r>
        <w:r w:rsidRPr="000D6B2C" w:rsidDel="007C7021">
          <w:rPr>
            <w:rFonts w:ascii="DengXian" w:eastAsia="DengXian" w:hAnsi="DengXian"/>
            <w:noProof/>
          </w:rPr>
          <w:tab/>
        </w:r>
        <w:r w:rsidRPr="007C7021" w:rsidDel="007C7021">
          <w:rPr>
            <w:rStyle w:val="Hyperlink"/>
            <w:noProof/>
          </w:rPr>
          <w:delText>基础声学理论</w:delText>
        </w:r>
        <w:r w:rsidDel="007C7021">
          <w:rPr>
            <w:noProof/>
            <w:webHidden/>
          </w:rPr>
          <w:tab/>
          <w:delText>3</w:delText>
        </w:r>
      </w:del>
    </w:p>
    <w:p w14:paraId="762D4DFD" w14:textId="77777777" w:rsidR="00AB6BB2" w:rsidRPr="000D6B2C" w:rsidDel="007C7021" w:rsidRDefault="00AB6BB2">
      <w:pPr>
        <w:pStyle w:val="TOC3"/>
        <w:tabs>
          <w:tab w:val="left" w:pos="1680"/>
          <w:tab w:val="right" w:leader="dot" w:pos="8302"/>
        </w:tabs>
        <w:rPr>
          <w:del w:id="240" w:author="PhD - Gao Jie" w:date="2020-01-24T14:16:00Z"/>
          <w:rFonts w:ascii="DengXian" w:eastAsia="DengXian" w:hAnsi="DengXian"/>
          <w:noProof/>
        </w:rPr>
      </w:pPr>
      <w:del w:id="241" w:author="PhD - Gao Jie" w:date="2020-01-24T14:16:00Z">
        <w:r w:rsidRPr="007C7021" w:rsidDel="007C7021">
          <w:rPr>
            <w:rStyle w:val="Hyperlink"/>
            <w:rFonts w:ascii="SimHei" w:eastAsia="SimHei"/>
            <w:noProof/>
          </w:rPr>
          <w:delText>1.3.1</w:delText>
        </w:r>
        <w:r w:rsidRPr="000D6B2C" w:rsidDel="007C7021">
          <w:rPr>
            <w:rFonts w:ascii="DengXian" w:eastAsia="DengXian" w:hAnsi="DengXian"/>
            <w:noProof/>
          </w:rPr>
          <w:tab/>
        </w:r>
        <w:r w:rsidRPr="007C7021" w:rsidDel="007C7021">
          <w:rPr>
            <w:rStyle w:val="Hyperlink"/>
            <w:rFonts w:ascii="SimHei" w:eastAsia="SimHei"/>
            <w:noProof/>
          </w:rPr>
          <w:delText>空气中声音的传播特性</w:delText>
        </w:r>
        <w:r w:rsidDel="007C7021">
          <w:rPr>
            <w:noProof/>
            <w:webHidden/>
          </w:rPr>
          <w:tab/>
          <w:delText>3</w:delText>
        </w:r>
      </w:del>
    </w:p>
    <w:p w14:paraId="4315D075" w14:textId="77777777" w:rsidR="00AB6BB2" w:rsidRPr="000D6B2C" w:rsidDel="007C7021" w:rsidRDefault="00AB6BB2">
      <w:pPr>
        <w:pStyle w:val="TOC3"/>
        <w:tabs>
          <w:tab w:val="left" w:pos="1680"/>
          <w:tab w:val="right" w:leader="dot" w:pos="8302"/>
        </w:tabs>
        <w:rPr>
          <w:del w:id="242" w:author="PhD - Gao Jie" w:date="2020-01-24T14:16:00Z"/>
          <w:rFonts w:ascii="DengXian" w:eastAsia="DengXian" w:hAnsi="DengXian"/>
          <w:noProof/>
        </w:rPr>
      </w:pPr>
      <w:del w:id="243" w:author="PhD - Gao Jie" w:date="2020-01-24T14:16:00Z">
        <w:r w:rsidRPr="007C7021" w:rsidDel="007C7021">
          <w:rPr>
            <w:rStyle w:val="Hyperlink"/>
            <w:rFonts w:ascii="SimHei" w:eastAsia="SimHei"/>
            <w:noProof/>
          </w:rPr>
          <w:delText>1.3.2</w:delText>
        </w:r>
        <w:r w:rsidRPr="000D6B2C" w:rsidDel="007C7021">
          <w:rPr>
            <w:rFonts w:ascii="DengXian" w:eastAsia="DengXian" w:hAnsi="DengXian"/>
            <w:noProof/>
          </w:rPr>
          <w:tab/>
        </w:r>
        <w:r w:rsidRPr="007C7021" w:rsidDel="007C7021">
          <w:rPr>
            <w:rStyle w:val="Hyperlink"/>
            <w:rFonts w:ascii="SimHei" w:eastAsia="SimHei"/>
            <w:noProof/>
          </w:rPr>
          <w:delText>障碍物对声音的影响</w:delText>
        </w:r>
        <w:r w:rsidDel="007C7021">
          <w:rPr>
            <w:noProof/>
            <w:webHidden/>
          </w:rPr>
          <w:tab/>
          <w:delText>3</w:delText>
        </w:r>
      </w:del>
    </w:p>
    <w:p w14:paraId="36EAE18F" w14:textId="77777777" w:rsidR="00AB6BB2" w:rsidRPr="000D6B2C" w:rsidDel="007C7021" w:rsidRDefault="00AB6BB2">
      <w:pPr>
        <w:pStyle w:val="TOC3"/>
        <w:tabs>
          <w:tab w:val="left" w:pos="1680"/>
          <w:tab w:val="right" w:leader="dot" w:pos="8302"/>
        </w:tabs>
        <w:rPr>
          <w:del w:id="244" w:author="PhD - Gao Jie" w:date="2020-01-24T14:16:00Z"/>
          <w:rFonts w:ascii="DengXian" w:eastAsia="DengXian" w:hAnsi="DengXian"/>
          <w:noProof/>
        </w:rPr>
      </w:pPr>
      <w:del w:id="245" w:author="PhD - Gao Jie" w:date="2020-01-24T14:16:00Z">
        <w:r w:rsidRPr="007C7021" w:rsidDel="007C7021">
          <w:rPr>
            <w:rStyle w:val="Hyperlink"/>
            <w:rFonts w:ascii="SimHei" w:eastAsia="SimHei"/>
            <w:noProof/>
          </w:rPr>
          <w:delText>1.3.3</w:delText>
        </w:r>
        <w:r w:rsidRPr="000D6B2C" w:rsidDel="007C7021">
          <w:rPr>
            <w:rFonts w:ascii="DengXian" w:eastAsia="DengXian" w:hAnsi="DengXian"/>
            <w:noProof/>
          </w:rPr>
          <w:tab/>
        </w:r>
        <w:r w:rsidRPr="007C7021" w:rsidDel="007C7021">
          <w:rPr>
            <w:rStyle w:val="Hyperlink"/>
            <w:rFonts w:ascii="SimHei" w:eastAsia="SimHei"/>
            <w:noProof/>
          </w:rPr>
          <w:delText>房间声学</w:delText>
        </w:r>
        <w:r w:rsidDel="007C7021">
          <w:rPr>
            <w:noProof/>
            <w:webHidden/>
          </w:rPr>
          <w:tab/>
          <w:delText>3</w:delText>
        </w:r>
      </w:del>
    </w:p>
    <w:p w14:paraId="6BDC089B" w14:textId="77777777" w:rsidR="00AB6BB2" w:rsidRPr="000D6B2C" w:rsidDel="007C7021" w:rsidRDefault="00AB6BB2">
      <w:pPr>
        <w:pStyle w:val="TOC2"/>
        <w:tabs>
          <w:tab w:val="left" w:pos="1050"/>
          <w:tab w:val="right" w:leader="dot" w:pos="8302"/>
        </w:tabs>
        <w:rPr>
          <w:del w:id="246" w:author="PhD - Gao Jie" w:date="2020-01-24T14:16:00Z"/>
          <w:rFonts w:ascii="DengXian" w:eastAsia="DengXian" w:hAnsi="DengXian"/>
          <w:noProof/>
        </w:rPr>
      </w:pPr>
      <w:del w:id="247" w:author="PhD - Gao Jie" w:date="2020-01-24T14:16:00Z">
        <w:r w:rsidRPr="007C7021" w:rsidDel="007C7021">
          <w:rPr>
            <w:rStyle w:val="Hyperlink"/>
            <w:noProof/>
          </w:rPr>
          <w:delText>1.4</w:delText>
        </w:r>
        <w:r w:rsidRPr="000D6B2C" w:rsidDel="007C7021">
          <w:rPr>
            <w:rFonts w:ascii="DengXian" w:eastAsia="DengXian" w:hAnsi="DengXian"/>
            <w:noProof/>
          </w:rPr>
          <w:tab/>
        </w:r>
        <w:r w:rsidRPr="007C7021" w:rsidDel="007C7021">
          <w:rPr>
            <w:rStyle w:val="Hyperlink"/>
            <w:noProof/>
          </w:rPr>
          <w:delText>本文的主要工作</w:delText>
        </w:r>
        <w:r w:rsidDel="007C7021">
          <w:rPr>
            <w:noProof/>
            <w:webHidden/>
          </w:rPr>
          <w:tab/>
          <w:delText>4</w:delText>
        </w:r>
      </w:del>
    </w:p>
    <w:p w14:paraId="73432475" w14:textId="77777777" w:rsidR="00AB6BB2" w:rsidRPr="000D6B2C" w:rsidDel="007C7021" w:rsidRDefault="00AB6BB2">
      <w:pPr>
        <w:pStyle w:val="TOC1"/>
        <w:tabs>
          <w:tab w:val="right" w:leader="dot" w:pos="8302"/>
        </w:tabs>
        <w:rPr>
          <w:del w:id="248" w:author="PhD - Gao Jie" w:date="2020-01-24T14:16:00Z"/>
          <w:rFonts w:ascii="DengXian" w:eastAsia="DengXian" w:hAnsi="DengXian"/>
          <w:noProof/>
          <w:sz w:val="21"/>
        </w:rPr>
      </w:pPr>
      <w:del w:id="249" w:author="PhD - Gao Jie" w:date="2020-01-24T14:16:00Z">
        <w:r w:rsidRPr="007C7021" w:rsidDel="007C7021">
          <w:rPr>
            <w:rStyle w:val="Hyperlink"/>
            <w:noProof/>
          </w:rPr>
          <w:delText>第二章</w:delText>
        </w:r>
        <w:r w:rsidRPr="007C7021" w:rsidDel="007C7021">
          <w:rPr>
            <w:rStyle w:val="Hyperlink"/>
            <w:noProof/>
          </w:rPr>
          <w:delText xml:space="preserve">  </w:delText>
        </w:r>
        <w:r w:rsidRPr="007C7021" w:rsidDel="007C7021">
          <w:rPr>
            <w:rStyle w:val="Hyperlink"/>
            <w:noProof/>
          </w:rPr>
          <w:delText>房间声学可听化技术</w:delText>
        </w:r>
        <w:r w:rsidDel="007C7021">
          <w:rPr>
            <w:noProof/>
            <w:webHidden/>
          </w:rPr>
          <w:tab/>
          <w:delText>5</w:delText>
        </w:r>
      </w:del>
    </w:p>
    <w:p w14:paraId="71DA89F9" w14:textId="77777777" w:rsidR="00AB6BB2" w:rsidRPr="000D6B2C" w:rsidDel="007C7021" w:rsidRDefault="00AB6BB2">
      <w:pPr>
        <w:pStyle w:val="TOC2"/>
        <w:tabs>
          <w:tab w:val="left" w:pos="1050"/>
          <w:tab w:val="right" w:leader="dot" w:pos="8302"/>
        </w:tabs>
        <w:rPr>
          <w:del w:id="250" w:author="PhD - Gao Jie" w:date="2020-01-24T14:16:00Z"/>
          <w:rFonts w:ascii="DengXian" w:eastAsia="DengXian" w:hAnsi="DengXian"/>
          <w:noProof/>
        </w:rPr>
      </w:pPr>
      <w:del w:id="251" w:author="PhD - Gao Jie" w:date="2020-01-24T14:16:00Z">
        <w:r w:rsidRPr="007C7021" w:rsidDel="007C7021">
          <w:rPr>
            <w:rStyle w:val="Hyperlink"/>
            <w:noProof/>
          </w:rPr>
          <w:delText>2.1</w:delText>
        </w:r>
        <w:r w:rsidRPr="000D6B2C" w:rsidDel="007C7021">
          <w:rPr>
            <w:rFonts w:ascii="DengXian" w:eastAsia="DengXian" w:hAnsi="DengXian"/>
            <w:noProof/>
          </w:rPr>
          <w:tab/>
        </w:r>
        <w:r w:rsidRPr="007C7021" w:rsidDel="007C7021">
          <w:rPr>
            <w:rStyle w:val="Hyperlink"/>
            <w:noProof/>
          </w:rPr>
          <w:delText>数值声学模型</w:delText>
        </w:r>
        <w:r w:rsidDel="007C7021">
          <w:rPr>
            <w:noProof/>
            <w:webHidden/>
          </w:rPr>
          <w:tab/>
          <w:delText>5</w:delText>
        </w:r>
      </w:del>
    </w:p>
    <w:p w14:paraId="67EBFDD4" w14:textId="77777777" w:rsidR="00AB6BB2" w:rsidRPr="000D6B2C" w:rsidDel="007C7021" w:rsidRDefault="00AB6BB2">
      <w:pPr>
        <w:pStyle w:val="TOC2"/>
        <w:tabs>
          <w:tab w:val="left" w:pos="1050"/>
          <w:tab w:val="right" w:leader="dot" w:pos="8302"/>
        </w:tabs>
        <w:rPr>
          <w:del w:id="252" w:author="PhD - Gao Jie" w:date="2020-01-24T14:16:00Z"/>
          <w:rFonts w:ascii="DengXian" w:eastAsia="DengXian" w:hAnsi="DengXian"/>
          <w:noProof/>
        </w:rPr>
      </w:pPr>
      <w:del w:id="253" w:author="PhD - Gao Jie" w:date="2020-01-24T14:16:00Z">
        <w:r w:rsidRPr="007C7021" w:rsidDel="007C7021">
          <w:rPr>
            <w:rStyle w:val="Hyperlink"/>
            <w:noProof/>
          </w:rPr>
          <w:delText>2.2</w:delText>
        </w:r>
        <w:r w:rsidRPr="000D6B2C" w:rsidDel="007C7021">
          <w:rPr>
            <w:rFonts w:ascii="DengXian" w:eastAsia="DengXian" w:hAnsi="DengXian"/>
            <w:noProof/>
          </w:rPr>
          <w:tab/>
        </w:r>
        <w:r w:rsidRPr="007C7021" w:rsidDel="007C7021">
          <w:rPr>
            <w:rStyle w:val="Hyperlink"/>
            <w:noProof/>
          </w:rPr>
          <w:delText>几何声学模型</w:delText>
        </w:r>
        <w:r w:rsidDel="007C7021">
          <w:rPr>
            <w:noProof/>
            <w:webHidden/>
          </w:rPr>
          <w:tab/>
          <w:delText>6</w:delText>
        </w:r>
      </w:del>
    </w:p>
    <w:p w14:paraId="6375AF44" w14:textId="77777777" w:rsidR="00AB6BB2" w:rsidRPr="000D6B2C" w:rsidDel="007C7021" w:rsidRDefault="00AB6BB2">
      <w:pPr>
        <w:pStyle w:val="TOC3"/>
        <w:tabs>
          <w:tab w:val="left" w:pos="1680"/>
          <w:tab w:val="right" w:leader="dot" w:pos="8302"/>
        </w:tabs>
        <w:rPr>
          <w:del w:id="254" w:author="PhD - Gao Jie" w:date="2020-01-24T14:16:00Z"/>
          <w:rFonts w:ascii="DengXian" w:eastAsia="DengXian" w:hAnsi="DengXian"/>
          <w:noProof/>
        </w:rPr>
      </w:pPr>
      <w:del w:id="255" w:author="PhD - Gao Jie" w:date="2020-01-24T14:16:00Z">
        <w:r w:rsidRPr="007C7021" w:rsidDel="007C7021">
          <w:rPr>
            <w:rStyle w:val="Hyperlink"/>
            <w:rFonts w:ascii="SimHei" w:eastAsia="SimHei"/>
            <w:noProof/>
          </w:rPr>
          <w:delText>2.2.1</w:delText>
        </w:r>
        <w:r w:rsidRPr="000D6B2C" w:rsidDel="007C7021">
          <w:rPr>
            <w:rFonts w:ascii="DengXian" w:eastAsia="DengXian" w:hAnsi="DengXian"/>
            <w:noProof/>
          </w:rPr>
          <w:tab/>
        </w:r>
        <w:r w:rsidRPr="007C7021" w:rsidDel="007C7021">
          <w:rPr>
            <w:rStyle w:val="Hyperlink"/>
            <w:rFonts w:ascii="SimHei" w:eastAsia="SimHei"/>
            <w:noProof/>
          </w:rPr>
          <w:delText>声线追踪法</w:delText>
        </w:r>
        <w:r w:rsidDel="007C7021">
          <w:rPr>
            <w:noProof/>
            <w:webHidden/>
          </w:rPr>
          <w:tab/>
          <w:delText>7</w:delText>
        </w:r>
      </w:del>
    </w:p>
    <w:p w14:paraId="34D1AA35" w14:textId="77777777" w:rsidR="00AB6BB2" w:rsidRPr="000D6B2C" w:rsidDel="007C7021" w:rsidRDefault="00AB6BB2">
      <w:pPr>
        <w:pStyle w:val="TOC3"/>
        <w:tabs>
          <w:tab w:val="left" w:pos="1680"/>
          <w:tab w:val="right" w:leader="dot" w:pos="8302"/>
        </w:tabs>
        <w:rPr>
          <w:del w:id="256" w:author="PhD - Gao Jie" w:date="2020-01-24T14:16:00Z"/>
          <w:rFonts w:ascii="DengXian" w:eastAsia="DengXian" w:hAnsi="DengXian"/>
          <w:noProof/>
        </w:rPr>
      </w:pPr>
      <w:del w:id="257" w:author="PhD - Gao Jie" w:date="2020-01-24T14:16:00Z">
        <w:r w:rsidRPr="007C7021" w:rsidDel="007C7021">
          <w:rPr>
            <w:rStyle w:val="Hyperlink"/>
            <w:rFonts w:ascii="SimHei" w:eastAsia="SimHei"/>
            <w:noProof/>
          </w:rPr>
          <w:delText>2.2.2</w:delText>
        </w:r>
        <w:r w:rsidRPr="000D6B2C" w:rsidDel="007C7021">
          <w:rPr>
            <w:rFonts w:ascii="DengXian" w:eastAsia="DengXian" w:hAnsi="DengXian"/>
            <w:noProof/>
          </w:rPr>
          <w:tab/>
        </w:r>
        <w:r w:rsidRPr="007C7021" w:rsidDel="007C7021">
          <w:rPr>
            <w:rStyle w:val="Hyperlink"/>
            <w:rFonts w:ascii="SimHei" w:eastAsia="SimHei"/>
            <w:noProof/>
          </w:rPr>
          <w:delText>虚源法</w:delText>
        </w:r>
        <w:r w:rsidDel="007C7021">
          <w:rPr>
            <w:noProof/>
            <w:webHidden/>
          </w:rPr>
          <w:tab/>
          <w:delText>7</w:delText>
        </w:r>
      </w:del>
    </w:p>
    <w:p w14:paraId="6A7B794F" w14:textId="77777777" w:rsidR="00AB6BB2" w:rsidRPr="000D6B2C" w:rsidDel="007C7021" w:rsidRDefault="00AB6BB2">
      <w:pPr>
        <w:pStyle w:val="TOC2"/>
        <w:tabs>
          <w:tab w:val="left" w:pos="1050"/>
          <w:tab w:val="right" w:leader="dot" w:pos="8302"/>
        </w:tabs>
        <w:rPr>
          <w:del w:id="258" w:author="PhD - Gao Jie" w:date="2020-01-24T14:16:00Z"/>
          <w:rFonts w:ascii="DengXian" w:eastAsia="DengXian" w:hAnsi="DengXian"/>
          <w:noProof/>
        </w:rPr>
      </w:pPr>
      <w:del w:id="259" w:author="PhD - Gao Jie" w:date="2020-01-24T14:16:00Z">
        <w:r w:rsidRPr="007C7021" w:rsidDel="007C7021">
          <w:rPr>
            <w:rStyle w:val="Hyperlink"/>
            <w:noProof/>
          </w:rPr>
          <w:delText>2.3</w:delText>
        </w:r>
        <w:r w:rsidRPr="000D6B2C" w:rsidDel="007C7021">
          <w:rPr>
            <w:rFonts w:ascii="DengXian" w:eastAsia="DengXian" w:hAnsi="DengXian"/>
            <w:noProof/>
          </w:rPr>
          <w:tab/>
        </w:r>
        <w:r w:rsidRPr="007C7021" w:rsidDel="007C7021">
          <w:rPr>
            <w:rStyle w:val="Hyperlink"/>
            <w:noProof/>
          </w:rPr>
          <w:delText>人工混响模型</w:delText>
        </w:r>
        <w:r w:rsidDel="007C7021">
          <w:rPr>
            <w:noProof/>
            <w:webHidden/>
          </w:rPr>
          <w:tab/>
          <w:delText>8</w:delText>
        </w:r>
      </w:del>
    </w:p>
    <w:p w14:paraId="1DE9C589" w14:textId="77777777" w:rsidR="00AB6BB2" w:rsidRPr="000D6B2C" w:rsidDel="007C7021" w:rsidRDefault="00AB6BB2">
      <w:pPr>
        <w:pStyle w:val="TOC3"/>
        <w:tabs>
          <w:tab w:val="left" w:pos="1680"/>
          <w:tab w:val="right" w:leader="dot" w:pos="8302"/>
        </w:tabs>
        <w:rPr>
          <w:del w:id="260" w:author="PhD - Gao Jie" w:date="2020-01-24T14:16:00Z"/>
          <w:rFonts w:ascii="DengXian" w:eastAsia="DengXian" w:hAnsi="DengXian"/>
          <w:noProof/>
        </w:rPr>
      </w:pPr>
      <w:del w:id="261" w:author="PhD - Gao Jie" w:date="2020-01-24T14:16:00Z">
        <w:r w:rsidRPr="007C7021" w:rsidDel="007C7021">
          <w:rPr>
            <w:rStyle w:val="Hyperlink"/>
            <w:rFonts w:ascii="SimHei" w:eastAsia="SimHei"/>
            <w:noProof/>
          </w:rPr>
          <w:delText>2.3.1</w:delText>
        </w:r>
        <w:r w:rsidRPr="000D6B2C" w:rsidDel="007C7021">
          <w:rPr>
            <w:rFonts w:ascii="DengXian" w:eastAsia="DengXian" w:hAnsi="DengXian"/>
            <w:noProof/>
          </w:rPr>
          <w:tab/>
        </w:r>
        <w:r w:rsidRPr="007C7021" w:rsidDel="007C7021">
          <w:rPr>
            <w:rStyle w:val="Hyperlink"/>
            <w:rFonts w:ascii="SimHei" w:eastAsia="SimHei"/>
            <w:noProof/>
          </w:rPr>
          <w:delText>梳状滤波器模型</w:delText>
        </w:r>
        <w:r w:rsidDel="007C7021">
          <w:rPr>
            <w:noProof/>
            <w:webHidden/>
          </w:rPr>
          <w:tab/>
          <w:delText>8</w:delText>
        </w:r>
      </w:del>
    </w:p>
    <w:p w14:paraId="2C4BD996" w14:textId="77777777" w:rsidR="00AB6BB2" w:rsidRPr="000D6B2C" w:rsidDel="007C7021" w:rsidRDefault="00AB6BB2">
      <w:pPr>
        <w:pStyle w:val="TOC3"/>
        <w:tabs>
          <w:tab w:val="left" w:pos="1680"/>
          <w:tab w:val="right" w:leader="dot" w:pos="8302"/>
        </w:tabs>
        <w:rPr>
          <w:del w:id="262" w:author="PhD - Gao Jie" w:date="2020-01-24T14:16:00Z"/>
          <w:rFonts w:ascii="DengXian" w:eastAsia="DengXian" w:hAnsi="DengXian"/>
          <w:noProof/>
        </w:rPr>
      </w:pPr>
      <w:del w:id="263" w:author="PhD - Gao Jie" w:date="2020-01-24T14:16:00Z">
        <w:r w:rsidRPr="007C7021" w:rsidDel="007C7021">
          <w:rPr>
            <w:rStyle w:val="Hyperlink"/>
            <w:rFonts w:ascii="SimHei" w:eastAsia="SimHei"/>
            <w:noProof/>
          </w:rPr>
          <w:delText>2.3.2</w:delText>
        </w:r>
        <w:r w:rsidRPr="000D6B2C" w:rsidDel="007C7021">
          <w:rPr>
            <w:rFonts w:ascii="DengXian" w:eastAsia="DengXian" w:hAnsi="DengXian"/>
            <w:noProof/>
          </w:rPr>
          <w:tab/>
        </w:r>
        <w:r w:rsidRPr="007C7021" w:rsidDel="007C7021">
          <w:rPr>
            <w:rStyle w:val="Hyperlink"/>
            <w:rFonts w:ascii="SimHei" w:eastAsia="SimHei"/>
            <w:noProof/>
          </w:rPr>
          <w:delText>全通滤波器</w:delText>
        </w:r>
        <w:r w:rsidDel="007C7021">
          <w:rPr>
            <w:noProof/>
            <w:webHidden/>
          </w:rPr>
          <w:tab/>
          <w:delText>8</w:delText>
        </w:r>
      </w:del>
    </w:p>
    <w:p w14:paraId="74E70789" w14:textId="77777777" w:rsidR="00AB6BB2" w:rsidRPr="000D6B2C" w:rsidDel="007C7021" w:rsidRDefault="00AB6BB2">
      <w:pPr>
        <w:pStyle w:val="TOC3"/>
        <w:tabs>
          <w:tab w:val="left" w:pos="1680"/>
          <w:tab w:val="right" w:leader="dot" w:pos="8302"/>
        </w:tabs>
        <w:rPr>
          <w:del w:id="264" w:author="PhD - Gao Jie" w:date="2020-01-24T14:16:00Z"/>
          <w:rFonts w:ascii="DengXian" w:eastAsia="DengXian" w:hAnsi="DengXian"/>
          <w:noProof/>
        </w:rPr>
      </w:pPr>
      <w:del w:id="265" w:author="PhD - Gao Jie" w:date="2020-01-24T14:16:00Z">
        <w:r w:rsidRPr="007C7021" w:rsidDel="007C7021">
          <w:rPr>
            <w:rStyle w:val="Hyperlink"/>
            <w:rFonts w:ascii="SimHei" w:eastAsia="SimHei"/>
            <w:noProof/>
          </w:rPr>
          <w:delText>2.3.3</w:delText>
        </w:r>
        <w:r w:rsidRPr="000D6B2C" w:rsidDel="007C7021">
          <w:rPr>
            <w:rFonts w:ascii="DengXian" w:eastAsia="DengXian" w:hAnsi="DengXian"/>
            <w:noProof/>
          </w:rPr>
          <w:tab/>
        </w:r>
        <w:r w:rsidRPr="007C7021" w:rsidDel="007C7021">
          <w:rPr>
            <w:rStyle w:val="Hyperlink"/>
            <w:rFonts w:ascii="SimHei" w:eastAsia="SimHei"/>
            <w:noProof/>
          </w:rPr>
          <w:delText>Schroeder模型</w:delText>
        </w:r>
        <w:r w:rsidDel="007C7021">
          <w:rPr>
            <w:noProof/>
            <w:webHidden/>
          </w:rPr>
          <w:tab/>
          <w:delText>9</w:delText>
        </w:r>
      </w:del>
    </w:p>
    <w:p w14:paraId="5E190DE0" w14:textId="77777777" w:rsidR="00AB6BB2" w:rsidRPr="000D6B2C" w:rsidDel="007C7021" w:rsidRDefault="00AB6BB2">
      <w:pPr>
        <w:pStyle w:val="TOC3"/>
        <w:tabs>
          <w:tab w:val="left" w:pos="1680"/>
          <w:tab w:val="right" w:leader="dot" w:pos="8302"/>
        </w:tabs>
        <w:rPr>
          <w:del w:id="266" w:author="PhD - Gao Jie" w:date="2020-01-24T14:16:00Z"/>
          <w:rFonts w:ascii="DengXian" w:eastAsia="DengXian" w:hAnsi="DengXian"/>
          <w:noProof/>
        </w:rPr>
      </w:pPr>
      <w:del w:id="267" w:author="PhD - Gao Jie" w:date="2020-01-24T14:16:00Z">
        <w:r w:rsidRPr="007C7021" w:rsidDel="007C7021">
          <w:rPr>
            <w:rStyle w:val="Hyperlink"/>
            <w:rFonts w:ascii="SimHei" w:eastAsia="SimHei"/>
            <w:noProof/>
          </w:rPr>
          <w:delText>2.3.4</w:delText>
        </w:r>
        <w:r w:rsidRPr="000D6B2C" w:rsidDel="007C7021">
          <w:rPr>
            <w:rFonts w:ascii="DengXian" w:eastAsia="DengXian" w:hAnsi="DengXian"/>
            <w:noProof/>
          </w:rPr>
          <w:tab/>
        </w:r>
        <w:r w:rsidRPr="007C7021" w:rsidDel="007C7021">
          <w:rPr>
            <w:rStyle w:val="Hyperlink"/>
            <w:rFonts w:ascii="SimHei" w:eastAsia="SimHei"/>
            <w:noProof/>
          </w:rPr>
          <w:delText>Moorer模型</w:delText>
        </w:r>
        <w:r w:rsidDel="007C7021">
          <w:rPr>
            <w:noProof/>
            <w:webHidden/>
          </w:rPr>
          <w:tab/>
          <w:delText>10</w:delText>
        </w:r>
      </w:del>
    </w:p>
    <w:p w14:paraId="02363501" w14:textId="77777777" w:rsidR="00AB6BB2" w:rsidRPr="000D6B2C" w:rsidDel="007C7021" w:rsidRDefault="00AB6BB2">
      <w:pPr>
        <w:pStyle w:val="TOC1"/>
        <w:tabs>
          <w:tab w:val="right" w:leader="dot" w:pos="8302"/>
        </w:tabs>
        <w:rPr>
          <w:del w:id="268" w:author="PhD - Gao Jie" w:date="2020-01-24T14:16:00Z"/>
          <w:rFonts w:ascii="DengXian" w:eastAsia="DengXian" w:hAnsi="DengXian"/>
          <w:noProof/>
          <w:sz w:val="21"/>
        </w:rPr>
      </w:pPr>
      <w:del w:id="269" w:author="PhD - Gao Jie" w:date="2020-01-24T14:16:00Z">
        <w:r w:rsidRPr="007C7021" w:rsidDel="007C7021">
          <w:rPr>
            <w:rStyle w:val="Hyperlink"/>
            <w:noProof/>
          </w:rPr>
          <w:delText>第三章</w:delText>
        </w:r>
        <w:r w:rsidRPr="007C7021" w:rsidDel="007C7021">
          <w:rPr>
            <w:rStyle w:val="Hyperlink"/>
            <w:noProof/>
          </w:rPr>
          <w:delText xml:space="preserve">  </w:delText>
        </w:r>
        <w:r w:rsidRPr="007C7021" w:rsidDel="007C7021">
          <w:rPr>
            <w:rStyle w:val="Hyperlink"/>
            <w:noProof/>
          </w:rPr>
          <w:delText>虚拟现实混响实时生成系统</w:delText>
        </w:r>
        <w:r w:rsidDel="007C7021">
          <w:rPr>
            <w:noProof/>
            <w:webHidden/>
          </w:rPr>
          <w:tab/>
          <w:delText>11</w:delText>
        </w:r>
      </w:del>
    </w:p>
    <w:p w14:paraId="749C06AE" w14:textId="77777777" w:rsidR="00AB6BB2" w:rsidRPr="000D6B2C" w:rsidDel="007C7021" w:rsidRDefault="00AB6BB2">
      <w:pPr>
        <w:pStyle w:val="TOC2"/>
        <w:tabs>
          <w:tab w:val="left" w:pos="1050"/>
          <w:tab w:val="right" w:leader="dot" w:pos="8302"/>
        </w:tabs>
        <w:rPr>
          <w:del w:id="270" w:author="PhD - Gao Jie" w:date="2020-01-24T14:16:00Z"/>
          <w:rFonts w:ascii="DengXian" w:eastAsia="DengXian" w:hAnsi="DengXian"/>
          <w:noProof/>
        </w:rPr>
      </w:pPr>
      <w:del w:id="271" w:author="PhD - Gao Jie" w:date="2020-01-24T14:16:00Z">
        <w:r w:rsidRPr="007C7021" w:rsidDel="007C7021">
          <w:rPr>
            <w:rStyle w:val="Hyperlink"/>
            <w:noProof/>
          </w:rPr>
          <w:delText>3.1</w:delText>
        </w:r>
        <w:r w:rsidRPr="000D6B2C" w:rsidDel="007C7021">
          <w:rPr>
            <w:rFonts w:ascii="DengXian" w:eastAsia="DengXian" w:hAnsi="DengXian"/>
            <w:noProof/>
          </w:rPr>
          <w:tab/>
        </w:r>
        <w:r w:rsidRPr="007C7021" w:rsidDel="007C7021">
          <w:rPr>
            <w:rStyle w:val="Hyperlink"/>
            <w:noProof/>
          </w:rPr>
          <w:delText>系统的总体框架</w:delText>
        </w:r>
        <w:r w:rsidDel="007C7021">
          <w:rPr>
            <w:noProof/>
            <w:webHidden/>
          </w:rPr>
          <w:tab/>
          <w:delText>11</w:delText>
        </w:r>
      </w:del>
    </w:p>
    <w:p w14:paraId="20B93E92" w14:textId="77777777" w:rsidR="00AB6BB2" w:rsidRPr="000D6B2C" w:rsidDel="007C7021" w:rsidRDefault="00AB6BB2">
      <w:pPr>
        <w:pStyle w:val="TOC3"/>
        <w:tabs>
          <w:tab w:val="left" w:pos="1680"/>
          <w:tab w:val="right" w:leader="dot" w:pos="8302"/>
        </w:tabs>
        <w:rPr>
          <w:del w:id="272" w:author="PhD - Gao Jie" w:date="2020-01-24T14:16:00Z"/>
          <w:rFonts w:ascii="DengXian" w:eastAsia="DengXian" w:hAnsi="DengXian"/>
          <w:noProof/>
        </w:rPr>
      </w:pPr>
      <w:del w:id="273" w:author="PhD - Gao Jie" w:date="2020-01-24T14:16:00Z">
        <w:r w:rsidRPr="007C7021" w:rsidDel="007C7021">
          <w:rPr>
            <w:rStyle w:val="Hyperlink"/>
            <w:rFonts w:ascii="SimHei" w:eastAsia="SimHei"/>
            <w:noProof/>
          </w:rPr>
          <w:delText>3.1.1</w:delText>
        </w:r>
        <w:r w:rsidRPr="000D6B2C" w:rsidDel="007C7021">
          <w:rPr>
            <w:rFonts w:ascii="DengXian" w:eastAsia="DengXian" w:hAnsi="DengXian"/>
            <w:noProof/>
          </w:rPr>
          <w:tab/>
        </w:r>
        <w:r w:rsidRPr="007C7021" w:rsidDel="007C7021">
          <w:rPr>
            <w:rStyle w:val="Hyperlink"/>
            <w:rFonts w:ascii="SimHei" w:eastAsia="SimHei"/>
            <w:noProof/>
          </w:rPr>
          <w:delText>开发引擎部分</w:delText>
        </w:r>
        <w:r w:rsidDel="007C7021">
          <w:rPr>
            <w:noProof/>
            <w:webHidden/>
          </w:rPr>
          <w:tab/>
          <w:delText>11</w:delText>
        </w:r>
      </w:del>
    </w:p>
    <w:p w14:paraId="7DA22D18" w14:textId="77777777" w:rsidR="00AB6BB2" w:rsidRPr="000D6B2C" w:rsidDel="007C7021" w:rsidRDefault="00AB6BB2">
      <w:pPr>
        <w:pStyle w:val="TOC3"/>
        <w:tabs>
          <w:tab w:val="left" w:pos="1680"/>
          <w:tab w:val="right" w:leader="dot" w:pos="8302"/>
        </w:tabs>
        <w:rPr>
          <w:del w:id="274" w:author="PhD - Gao Jie" w:date="2020-01-24T14:16:00Z"/>
          <w:rFonts w:ascii="DengXian" w:eastAsia="DengXian" w:hAnsi="DengXian"/>
          <w:noProof/>
        </w:rPr>
      </w:pPr>
      <w:del w:id="275" w:author="PhD - Gao Jie" w:date="2020-01-24T14:16:00Z">
        <w:r w:rsidRPr="007C7021" w:rsidDel="007C7021">
          <w:rPr>
            <w:rStyle w:val="Hyperlink"/>
            <w:rFonts w:ascii="SimHei" w:eastAsia="SimHei"/>
            <w:noProof/>
          </w:rPr>
          <w:delText>3.1.2</w:delText>
        </w:r>
        <w:r w:rsidRPr="000D6B2C" w:rsidDel="007C7021">
          <w:rPr>
            <w:rFonts w:ascii="DengXian" w:eastAsia="DengXian" w:hAnsi="DengXian"/>
            <w:noProof/>
          </w:rPr>
          <w:tab/>
        </w:r>
        <w:r w:rsidRPr="007C7021" w:rsidDel="007C7021">
          <w:rPr>
            <w:rStyle w:val="Hyperlink"/>
            <w:rFonts w:ascii="SimHei" w:eastAsia="SimHei"/>
            <w:noProof/>
          </w:rPr>
          <w:delText>信号处理部分</w:delText>
        </w:r>
        <w:r w:rsidDel="007C7021">
          <w:rPr>
            <w:noProof/>
            <w:webHidden/>
          </w:rPr>
          <w:tab/>
          <w:delText>12</w:delText>
        </w:r>
      </w:del>
    </w:p>
    <w:p w14:paraId="51A8EB8D" w14:textId="77777777" w:rsidR="00AB6BB2" w:rsidRPr="000D6B2C" w:rsidDel="007C7021" w:rsidRDefault="00AB6BB2">
      <w:pPr>
        <w:pStyle w:val="TOC2"/>
        <w:tabs>
          <w:tab w:val="left" w:pos="1050"/>
          <w:tab w:val="right" w:leader="dot" w:pos="8302"/>
        </w:tabs>
        <w:rPr>
          <w:del w:id="276" w:author="PhD - Gao Jie" w:date="2020-01-24T14:16:00Z"/>
          <w:rFonts w:ascii="DengXian" w:eastAsia="DengXian" w:hAnsi="DengXian"/>
          <w:noProof/>
        </w:rPr>
      </w:pPr>
      <w:del w:id="277" w:author="PhD - Gao Jie" w:date="2020-01-24T14:16:00Z">
        <w:r w:rsidRPr="007C7021" w:rsidDel="007C7021">
          <w:rPr>
            <w:rStyle w:val="Hyperlink"/>
            <w:noProof/>
          </w:rPr>
          <w:delText>3.2</w:delText>
        </w:r>
        <w:r w:rsidRPr="000D6B2C" w:rsidDel="007C7021">
          <w:rPr>
            <w:rFonts w:ascii="DengXian" w:eastAsia="DengXian" w:hAnsi="DengXian"/>
            <w:noProof/>
          </w:rPr>
          <w:tab/>
        </w:r>
        <w:r w:rsidRPr="007C7021" w:rsidDel="007C7021">
          <w:rPr>
            <w:rStyle w:val="Hyperlink"/>
            <w:noProof/>
          </w:rPr>
          <w:delText>空气相关声学参数计算</w:delText>
        </w:r>
        <w:r w:rsidDel="007C7021">
          <w:rPr>
            <w:noProof/>
            <w:webHidden/>
          </w:rPr>
          <w:tab/>
          <w:delText>13</w:delText>
        </w:r>
      </w:del>
    </w:p>
    <w:p w14:paraId="5861678C" w14:textId="77777777" w:rsidR="00AB6BB2" w:rsidRPr="000D6B2C" w:rsidDel="007C7021" w:rsidRDefault="00AB6BB2">
      <w:pPr>
        <w:pStyle w:val="TOC3"/>
        <w:tabs>
          <w:tab w:val="left" w:pos="1680"/>
          <w:tab w:val="right" w:leader="dot" w:pos="8302"/>
        </w:tabs>
        <w:rPr>
          <w:del w:id="278" w:author="PhD - Gao Jie" w:date="2020-01-24T14:16:00Z"/>
          <w:rFonts w:ascii="DengXian" w:eastAsia="DengXian" w:hAnsi="DengXian"/>
          <w:noProof/>
        </w:rPr>
      </w:pPr>
      <w:del w:id="279" w:author="PhD - Gao Jie" w:date="2020-01-24T14:16:00Z">
        <w:r w:rsidRPr="007C7021" w:rsidDel="007C7021">
          <w:rPr>
            <w:rStyle w:val="Hyperlink"/>
            <w:rFonts w:ascii="SimHei" w:eastAsia="SimHei"/>
            <w:noProof/>
          </w:rPr>
          <w:delText>3.2.1</w:delText>
        </w:r>
        <w:r w:rsidRPr="000D6B2C" w:rsidDel="007C7021">
          <w:rPr>
            <w:rFonts w:ascii="DengXian" w:eastAsia="DengXian" w:hAnsi="DengXian"/>
            <w:noProof/>
          </w:rPr>
          <w:tab/>
        </w:r>
        <w:r w:rsidRPr="007C7021" w:rsidDel="007C7021">
          <w:rPr>
            <w:rStyle w:val="Hyperlink"/>
            <w:rFonts w:ascii="SimHei" w:eastAsia="SimHei"/>
            <w:noProof/>
          </w:rPr>
          <w:delText>声速</w:delText>
        </w:r>
        <w:r w:rsidDel="007C7021">
          <w:rPr>
            <w:noProof/>
            <w:webHidden/>
          </w:rPr>
          <w:tab/>
          <w:delText>13</w:delText>
        </w:r>
      </w:del>
    </w:p>
    <w:p w14:paraId="2BCE5235" w14:textId="77777777" w:rsidR="00AB6BB2" w:rsidRPr="000D6B2C" w:rsidDel="007C7021" w:rsidRDefault="00AB6BB2">
      <w:pPr>
        <w:pStyle w:val="TOC3"/>
        <w:tabs>
          <w:tab w:val="left" w:pos="1680"/>
          <w:tab w:val="right" w:leader="dot" w:pos="8302"/>
        </w:tabs>
        <w:rPr>
          <w:del w:id="280" w:author="PhD - Gao Jie" w:date="2020-01-24T14:16:00Z"/>
          <w:rFonts w:ascii="DengXian" w:eastAsia="DengXian" w:hAnsi="DengXian"/>
          <w:noProof/>
        </w:rPr>
      </w:pPr>
      <w:del w:id="281" w:author="PhD - Gao Jie" w:date="2020-01-24T14:16:00Z">
        <w:r w:rsidRPr="007C7021" w:rsidDel="007C7021">
          <w:rPr>
            <w:rStyle w:val="Hyperlink"/>
            <w:rFonts w:ascii="SimHei" w:eastAsia="SimHei"/>
            <w:noProof/>
          </w:rPr>
          <w:delText>3.2.2</w:delText>
        </w:r>
        <w:r w:rsidRPr="000D6B2C" w:rsidDel="007C7021">
          <w:rPr>
            <w:rFonts w:ascii="DengXian" w:eastAsia="DengXian" w:hAnsi="DengXian"/>
            <w:noProof/>
          </w:rPr>
          <w:tab/>
        </w:r>
        <w:r w:rsidRPr="007C7021" w:rsidDel="007C7021">
          <w:rPr>
            <w:rStyle w:val="Hyperlink"/>
            <w:rFonts w:ascii="SimHei" w:eastAsia="SimHei"/>
            <w:noProof/>
          </w:rPr>
          <w:delText>各频段衰减系数</w:delText>
        </w:r>
        <w:r w:rsidDel="007C7021">
          <w:rPr>
            <w:noProof/>
            <w:webHidden/>
          </w:rPr>
          <w:tab/>
          <w:delText>13</w:delText>
        </w:r>
      </w:del>
    </w:p>
    <w:p w14:paraId="253487C2" w14:textId="77777777" w:rsidR="00AB6BB2" w:rsidRPr="000D6B2C" w:rsidDel="007C7021" w:rsidRDefault="00AB6BB2">
      <w:pPr>
        <w:pStyle w:val="TOC1"/>
        <w:tabs>
          <w:tab w:val="right" w:leader="dot" w:pos="8302"/>
        </w:tabs>
        <w:rPr>
          <w:del w:id="282" w:author="PhD - Gao Jie" w:date="2020-01-24T14:16:00Z"/>
          <w:rFonts w:ascii="DengXian" w:eastAsia="DengXian" w:hAnsi="DengXian"/>
          <w:noProof/>
          <w:sz w:val="21"/>
        </w:rPr>
      </w:pPr>
      <w:del w:id="283" w:author="PhD - Gao Jie" w:date="2020-01-24T14:16:00Z">
        <w:r w:rsidRPr="007C7021" w:rsidDel="007C7021">
          <w:rPr>
            <w:rStyle w:val="Hyperlink"/>
            <w:noProof/>
          </w:rPr>
          <w:delText>第四章</w:delText>
        </w:r>
        <w:r w:rsidRPr="007C7021" w:rsidDel="007C7021">
          <w:rPr>
            <w:rStyle w:val="Hyperlink"/>
            <w:noProof/>
          </w:rPr>
          <w:delText xml:space="preserve">  </w:delText>
        </w:r>
        <w:r w:rsidRPr="007C7021" w:rsidDel="007C7021">
          <w:rPr>
            <w:rStyle w:val="Hyperlink"/>
            <w:noProof/>
          </w:rPr>
          <w:delText>对比实验</w:delText>
        </w:r>
        <w:r w:rsidDel="007C7021">
          <w:rPr>
            <w:noProof/>
            <w:webHidden/>
          </w:rPr>
          <w:tab/>
          <w:delText>14</w:delText>
        </w:r>
      </w:del>
    </w:p>
    <w:p w14:paraId="6B48E269" w14:textId="77777777" w:rsidR="00AB6BB2" w:rsidRPr="000D6B2C" w:rsidDel="007C7021" w:rsidRDefault="00AB6BB2">
      <w:pPr>
        <w:pStyle w:val="TOC2"/>
        <w:tabs>
          <w:tab w:val="left" w:pos="1050"/>
          <w:tab w:val="right" w:leader="dot" w:pos="8302"/>
        </w:tabs>
        <w:rPr>
          <w:del w:id="284" w:author="PhD - Gao Jie" w:date="2020-01-24T14:16:00Z"/>
          <w:rFonts w:ascii="DengXian" w:eastAsia="DengXian" w:hAnsi="DengXian"/>
          <w:noProof/>
        </w:rPr>
      </w:pPr>
      <w:del w:id="285" w:author="PhD - Gao Jie" w:date="2020-01-24T14:16:00Z">
        <w:r w:rsidRPr="007C7021" w:rsidDel="007C7021">
          <w:rPr>
            <w:rStyle w:val="Hyperlink"/>
            <w:rFonts w:ascii="SimSun" w:hAnsi="SimSun"/>
            <w:noProof/>
          </w:rPr>
          <w:delText>4.1</w:delText>
        </w:r>
        <w:r w:rsidRPr="000D6B2C" w:rsidDel="007C7021">
          <w:rPr>
            <w:rFonts w:ascii="DengXian" w:eastAsia="DengXian" w:hAnsi="DengXian"/>
            <w:noProof/>
          </w:rPr>
          <w:tab/>
        </w:r>
        <w:r w:rsidRPr="007C7021" w:rsidDel="007C7021">
          <w:rPr>
            <w:rStyle w:val="Hyperlink"/>
            <w:rFonts w:ascii="SimSun" w:hAnsi="SimSun"/>
            <w:noProof/>
          </w:rPr>
          <w:delText>实验环境</w:delText>
        </w:r>
        <w:r w:rsidDel="007C7021">
          <w:rPr>
            <w:noProof/>
            <w:webHidden/>
          </w:rPr>
          <w:tab/>
          <w:delText>14</w:delText>
        </w:r>
      </w:del>
    </w:p>
    <w:p w14:paraId="6622B42D" w14:textId="77777777" w:rsidR="00AB6BB2" w:rsidRPr="000D6B2C" w:rsidDel="007C7021" w:rsidRDefault="00AB6BB2">
      <w:pPr>
        <w:pStyle w:val="TOC2"/>
        <w:tabs>
          <w:tab w:val="left" w:pos="1050"/>
          <w:tab w:val="right" w:leader="dot" w:pos="8302"/>
        </w:tabs>
        <w:rPr>
          <w:del w:id="286" w:author="PhD - Gao Jie" w:date="2020-01-24T14:16:00Z"/>
          <w:rFonts w:ascii="DengXian" w:eastAsia="DengXian" w:hAnsi="DengXian"/>
          <w:noProof/>
        </w:rPr>
      </w:pPr>
      <w:del w:id="287" w:author="PhD - Gao Jie" w:date="2020-01-24T14:16:00Z">
        <w:r w:rsidRPr="007C7021" w:rsidDel="007C7021">
          <w:rPr>
            <w:rStyle w:val="Hyperlink"/>
            <w:noProof/>
          </w:rPr>
          <w:delText>4.2</w:delText>
        </w:r>
        <w:r w:rsidRPr="000D6B2C" w:rsidDel="007C7021">
          <w:rPr>
            <w:rFonts w:ascii="DengXian" w:eastAsia="DengXian" w:hAnsi="DengXian"/>
            <w:noProof/>
          </w:rPr>
          <w:tab/>
        </w:r>
        <w:r w:rsidRPr="007C7021" w:rsidDel="007C7021">
          <w:rPr>
            <w:rStyle w:val="Hyperlink"/>
            <w:noProof/>
          </w:rPr>
          <w:delText>实验一</w:delText>
        </w:r>
        <w:r w:rsidDel="007C7021">
          <w:rPr>
            <w:noProof/>
            <w:webHidden/>
          </w:rPr>
          <w:tab/>
          <w:delText>14</w:delText>
        </w:r>
      </w:del>
    </w:p>
    <w:p w14:paraId="5C67210D" w14:textId="77777777" w:rsidR="00AB6BB2" w:rsidRPr="000D6B2C" w:rsidDel="007C7021" w:rsidRDefault="00AB6BB2">
      <w:pPr>
        <w:pStyle w:val="TOC3"/>
        <w:tabs>
          <w:tab w:val="left" w:pos="1680"/>
          <w:tab w:val="right" w:leader="dot" w:pos="8302"/>
        </w:tabs>
        <w:rPr>
          <w:del w:id="288" w:author="PhD - Gao Jie" w:date="2020-01-24T14:16:00Z"/>
          <w:rFonts w:ascii="DengXian" w:eastAsia="DengXian" w:hAnsi="DengXian"/>
          <w:noProof/>
        </w:rPr>
      </w:pPr>
      <w:del w:id="289" w:author="PhD - Gao Jie" w:date="2020-01-24T14:16:00Z">
        <w:r w:rsidRPr="007C7021" w:rsidDel="007C7021">
          <w:rPr>
            <w:rStyle w:val="Hyperlink"/>
            <w:rFonts w:ascii="SimHei" w:eastAsia="SimHei"/>
            <w:noProof/>
          </w:rPr>
          <w:delText>4.2.1</w:delText>
        </w:r>
        <w:r w:rsidRPr="000D6B2C" w:rsidDel="007C7021">
          <w:rPr>
            <w:rFonts w:ascii="DengXian" w:eastAsia="DengXian" w:hAnsi="DengXian"/>
            <w:noProof/>
          </w:rPr>
          <w:tab/>
        </w:r>
        <w:r w:rsidRPr="007C7021" w:rsidDel="007C7021">
          <w:rPr>
            <w:rStyle w:val="Hyperlink"/>
            <w:rFonts w:ascii="SimHei" w:eastAsia="SimHei"/>
            <w:noProof/>
          </w:rPr>
          <w:delText>实验目的</w:delText>
        </w:r>
        <w:r w:rsidDel="007C7021">
          <w:rPr>
            <w:noProof/>
            <w:webHidden/>
          </w:rPr>
          <w:tab/>
          <w:delText>14</w:delText>
        </w:r>
      </w:del>
    </w:p>
    <w:p w14:paraId="7B6BCF7A" w14:textId="77777777" w:rsidR="00AB6BB2" w:rsidRPr="000D6B2C" w:rsidDel="007C7021" w:rsidRDefault="00AB6BB2">
      <w:pPr>
        <w:pStyle w:val="TOC3"/>
        <w:tabs>
          <w:tab w:val="left" w:pos="1680"/>
          <w:tab w:val="right" w:leader="dot" w:pos="8302"/>
        </w:tabs>
        <w:rPr>
          <w:del w:id="290" w:author="PhD - Gao Jie" w:date="2020-01-24T14:16:00Z"/>
          <w:rFonts w:ascii="DengXian" w:eastAsia="DengXian" w:hAnsi="DengXian"/>
          <w:noProof/>
        </w:rPr>
      </w:pPr>
      <w:del w:id="291" w:author="PhD - Gao Jie" w:date="2020-01-24T14:16:00Z">
        <w:r w:rsidRPr="007C7021" w:rsidDel="007C7021">
          <w:rPr>
            <w:rStyle w:val="Hyperlink"/>
            <w:rFonts w:ascii="SimHei" w:eastAsia="SimHei"/>
            <w:noProof/>
          </w:rPr>
          <w:delText>4.2.2</w:delText>
        </w:r>
        <w:r w:rsidRPr="000D6B2C" w:rsidDel="007C7021">
          <w:rPr>
            <w:rFonts w:ascii="DengXian" w:eastAsia="DengXian" w:hAnsi="DengXian"/>
            <w:noProof/>
          </w:rPr>
          <w:tab/>
        </w:r>
        <w:r w:rsidRPr="007C7021" w:rsidDel="007C7021">
          <w:rPr>
            <w:rStyle w:val="Hyperlink"/>
            <w:rFonts w:ascii="SimHei" w:eastAsia="SimHei"/>
            <w:noProof/>
          </w:rPr>
          <w:delText>实验方法</w:delText>
        </w:r>
        <w:r w:rsidDel="007C7021">
          <w:rPr>
            <w:noProof/>
            <w:webHidden/>
          </w:rPr>
          <w:tab/>
          <w:delText>14</w:delText>
        </w:r>
      </w:del>
    </w:p>
    <w:p w14:paraId="720380C4" w14:textId="77777777" w:rsidR="00AB6BB2" w:rsidRPr="000D6B2C" w:rsidDel="007C7021" w:rsidRDefault="00AB6BB2">
      <w:pPr>
        <w:pStyle w:val="TOC3"/>
        <w:tabs>
          <w:tab w:val="left" w:pos="1680"/>
          <w:tab w:val="right" w:leader="dot" w:pos="8302"/>
        </w:tabs>
        <w:rPr>
          <w:del w:id="292" w:author="PhD - Gao Jie" w:date="2020-01-24T14:16:00Z"/>
          <w:rFonts w:ascii="DengXian" w:eastAsia="DengXian" w:hAnsi="DengXian"/>
          <w:noProof/>
        </w:rPr>
      </w:pPr>
      <w:del w:id="293" w:author="PhD - Gao Jie" w:date="2020-01-24T14:16:00Z">
        <w:r w:rsidRPr="007C7021" w:rsidDel="007C7021">
          <w:rPr>
            <w:rStyle w:val="Hyperlink"/>
            <w:rFonts w:ascii="SimHei" w:eastAsia="SimHei"/>
            <w:noProof/>
          </w:rPr>
          <w:delText>4.2.3</w:delText>
        </w:r>
        <w:r w:rsidRPr="000D6B2C" w:rsidDel="007C7021">
          <w:rPr>
            <w:rFonts w:ascii="DengXian" w:eastAsia="DengXian" w:hAnsi="DengXian"/>
            <w:noProof/>
          </w:rPr>
          <w:tab/>
        </w:r>
        <w:r w:rsidRPr="007C7021" w:rsidDel="007C7021">
          <w:rPr>
            <w:rStyle w:val="Hyperlink"/>
            <w:rFonts w:ascii="SimHei" w:eastAsia="SimHei"/>
            <w:noProof/>
          </w:rPr>
          <w:delText>实验对象</w:delText>
        </w:r>
        <w:r w:rsidDel="007C7021">
          <w:rPr>
            <w:noProof/>
            <w:webHidden/>
          </w:rPr>
          <w:tab/>
          <w:delText>15</w:delText>
        </w:r>
      </w:del>
    </w:p>
    <w:p w14:paraId="0B6FCC61" w14:textId="77777777" w:rsidR="00AB6BB2" w:rsidRPr="000D6B2C" w:rsidDel="007C7021" w:rsidRDefault="00AB6BB2">
      <w:pPr>
        <w:pStyle w:val="TOC3"/>
        <w:tabs>
          <w:tab w:val="left" w:pos="1680"/>
          <w:tab w:val="right" w:leader="dot" w:pos="8302"/>
        </w:tabs>
        <w:rPr>
          <w:del w:id="294" w:author="PhD - Gao Jie" w:date="2020-01-24T14:16:00Z"/>
          <w:rFonts w:ascii="DengXian" w:eastAsia="DengXian" w:hAnsi="DengXian"/>
          <w:noProof/>
        </w:rPr>
      </w:pPr>
      <w:del w:id="295" w:author="PhD - Gao Jie" w:date="2020-01-24T14:16:00Z">
        <w:r w:rsidRPr="007C7021" w:rsidDel="007C7021">
          <w:rPr>
            <w:rStyle w:val="Hyperlink"/>
            <w:rFonts w:ascii="SimHei" w:eastAsia="SimHei"/>
            <w:noProof/>
          </w:rPr>
          <w:delText>4.2.4</w:delText>
        </w:r>
        <w:r w:rsidRPr="000D6B2C" w:rsidDel="007C7021">
          <w:rPr>
            <w:rFonts w:ascii="DengXian" w:eastAsia="DengXian" w:hAnsi="DengXian"/>
            <w:noProof/>
          </w:rPr>
          <w:tab/>
        </w:r>
        <w:r w:rsidRPr="007C7021" w:rsidDel="007C7021">
          <w:rPr>
            <w:rStyle w:val="Hyperlink"/>
            <w:rFonts w:ascii="SimHei" w:eastAsia="SimHei"/>
            <w:noProof/>
          </w:rPr>
          <w:delText>实验结果分析</w:delText>
        </w:r>
        <w:r w:rsidDel="007C7021">
          <w:rPr>
            <w:noProof/>
            <w:webHidden/>
          </w:rPr>
          <w:tab/>
          <w:delText>15</w:delText>
        </w:r>
      </w:del>
    </w:p>
    <w:p w14:paraId="5B004B60" w14:textId="77777777" w:rsidR="00AB6BB2" w:rsidRPr="000D6B2C" w:rsidDel="007C7021" w:rsidRDefault="00AB6BB2">
      <w:pPr>
        <w:pStyle w:val="TOC2"/>
        <w:tabs>
          <w:tab w:val="left" w:pos="1050"/>
          <w:tab w:val="right" w:leader="dot" w:pos="8302"/>
        </w:tabs>
        <w:rPr>
          <w:del w:id="296" w:author="PhD - Gao Jie" w:date="2020-01-24T14:16:00Z"/>
          <w:rFonts w:ascii="DengXian" w:eastAsia="DengXian" w:hAnsi="DengXian"/>
          <w:noProof/>
        </w:rPr>
      </w:pPr>
      <w:del w:id="297" w:author="PhD - Gao Jie" w:date="2020-01-24T14:16:00Z">
        <w:r w:rsidRPr="007C7021" w:rsidDel="007C7021">
          <w:rPr>
            <w:rStyle w:val="Hyperlink"/>
            <w:noProof/>
          </w:rPr>
          <w:delText>4.3</w:delText>
        </w:r>
        <w:r w:rsidRPr="000D6B2C" w:rsidDel="007C7021">
          <w:rPr>
            <w:rFonts w:ascii="DengXian" w:eastAsia="DengXian" w:hAnsi="DengXian"/>
            <w:noProof/>
          </w:rPr>
          <w:tab/>
        </w:r>
        <w:r w:rsidRPr="007C7021" w:rsidDel="007C7021">
          <w:rPr>
            <w:rStyle w:val="Hyperlink"/>
            <w:noProof/>
          </w:rPr>
          <w:delText>实验二</w:delText>
        </w:r>
        <w:r w:rsidDel="007C7021">
          <w:rPr>
            <w:noProof/>
            <w:webHidden/>
          </w:rPr>
          <w:tab/>
          <w:delText>15</w:delText>
        </w:r>
      </w:del>
    </w:p>
    <w:p w14:paraId="35588D2C" w14:textId="77777777" w:rsidR="00AB6BB2" w:rsidRPr="000D6B2C" w:rsidDel="007C7021" w:rsidRDefault="00AB6BB2">
      <w:pPr>
        <w:pStyle w:val="TOC3"/>
        <w:tabs>
          <w:tab w:val="left" w:pos="1680"/>
          <w:tab w:val="right" w:leader="dot" w:pos="8302"/>
        </w:tabs>
        <w:rPr>
          <w:del w:id="298" w:author="PhD - Gao Jie" w:date="2020-01-24T14:16:00Z"/>
          <w:rFonts w:ascii="DengXian" w:eastAsia="DengXian" w:hAnsi="DengXian"/>
          <w:noProof/>
        </w:rPr>
      </w:pPr>
      <w:del w:id="299" w:author="PhD - Gao Jie" w:date="2020-01-24T14:16:00Z">
        <w:r w:rsidRPr="007C7021" w:rsidDel="007C7021">
          <w:rPr>
            <w:rStyle w:val="Hyperlink"/>
            <w:rFonts w:ascii="SimHei" w:eastAsia="SimHei"/>
            <w:noProof/>
          </w:rPr>
          <w:delText>4.3.1</w:delText>
        </w:r>
        <w:r w:rsidRPr="000D6B2C" w:rsidDel="007C7021">
          <w:rPr>
            <w:rFonts w:ascii="DengXian" w:eastAsia="DengXian" w:hAnsi="DengXian"/>
            <w:noProof/>
          </w:rPr>
          <w:tab/>
        </w:r>
        <w:r w:rsidRPr="007C7021" w:rsidDel="007C7021">
          <w:rPr>
            <w:rStyle w:val="Hyperlink"/>
            <w:rFonts w:ascii="SimHei" w:eastAsia="SimHei"/>
            <w:noProof/>
          </w:rPr>
          <w:delText>实验目的</w:delText>
        </w:r>
        <w:r w:rsidDel="007C7021">
          <w:rPr>
            <w:noProof/>
            <w:webHidden/>
          </w:rPr>
          <w:tab/>
          <w:delText>15</w:delText>
        </w:r>
      </w:del>
    </w:p>
    <w:p w14:paraId="212CAF06" w14:textId="77777777" w:rsidR="00AB6BB2" w:rsidRPr="000D6B2C" w:rsidDel="007C7021" w:rsidRDefault="00AB6BB2">
      <w:pPr>
        <w:pStyle w:val="TOC3"/>
        <w:tabs>
          <w:tab w:val="left" w:pos="1680"/>
          <w:tab w:val="right" w:leader="dot" w:pos="8302"/>
        </w:tabs>
        <w:rPr>
          <w:del w:id="300" w:author="PhD - Gao Jie" w:date="2020-01-24T14:16:00Z"/>
          <w:rFonts w:ascii="DengXian" w:eastAsia="DengXian" w:hAnsi="DengXian"/>
          <w:noProof/>
        </w:rPr>
      </w:pPr>
      <w:del w:id="301" w:author="PhD - Gao Jie" w:date="2020-01-24T14:16:00Z">
        <w:r w:rsidRPr="007C7021" w:rsidDel="007C7021">
          <w:rPr>
            <w:rStyle w:val="Hyperlink"/>
            <w:rFonts w:ascii="SimHei" w:eastAsia="SimHei"/>
            <w:noProof/>
          </w:rPr>
          <w:delText>4.3.2</w:delText>
        </w:r>
        <w:r w:rsidRPr="000D6B2C" w:rsidDel="007C7021">
          <w:rPr>
            <w:rFonts w:ascii="DengXian" w:eastAsia="DengXian" w:hAnsi="DengXian"/>
            <w:noProof/>
          </w:rPr>
          <w:tab/>
        </w:r>
        <w:r w:rsidRPr="007C7021" w:rsidDel="007C7021">
          <w:rPr>
            <w:rStyle w:val="Hyperlink"/>
            <w:rFonts w:ascii="SimHei" w:eastAsia="SimHei"/>
            <w:noProof/>
          </w:rPr>
          <w:delText>实验方法</w:delText>
        </w:r>
        <w:r w:rsidDel="007C7021">
          <w:rPr>
            <w:noProof/>
            <w:webHidden/>
          </w:rPr>
          <w:tab/>
          <w:delText>15</w:delText>
        </w:r>
      </w:del>
    </w:p>
    <w:p w14:paraId="4A432B15" w14:textId="77777777" w:rsidR="00AB6BB2" w:rsidRPr="000D6B2C" w:rsidDel="007C7021" w:rsidRDefault="00AB6BB2">
      <w:pPr>
        <w:pStyle w:val="TOC3"/>
        <w:tabs>
          <w:tab w:val="left" w:pos="1680"/>
          <w:tab w:val="right" w:leader="dot" w:pos="8302"/>
        </w:tabs>
        <w:rPr>
          <w:del w:id="302" w:author="PhD - Gao Jie" w:date="2020-01-24T14:16:00Z"/>
          <w:rFonts w:ascii="DengXian" w:eastAsia="DengXian" w:hAnsi="DengXian"/>
          <w:noProof/>
        </w:rPr>
      </w:pPr>
      <w:del w:id="303" w:author="PhD - Gao Jie" w:date="2020-01-24T14:16:00Z">
        <w:r w:rsidRPr="007C7021" w:rsidDel="007C7021">
          <w:rPr>
            <w:rStyle w:val="Hyperlink"/>
            <w:rFonts w:ascii="SimHei" w:eastAsia="SimHei"/>
            <w:noProof/>
          </w:rPr>
          <w:delText>4.3.3</w:delText>
        </w:r>
        <w:r w:rsidRPr="000D6B2C" w:rsidDel="007C7021">
          <w:rPr>
            <w:rFonts w:ascii="DengXian" w:eastAsia="DengXian" w:hAnsi="DengXian"/>
            <w:noProof/>
          </w:rPr>
          <w:tab/>
        </w:r>
        <w:r w:rsidRPr="007C7021" w:rsidDel="007C7021">
          <w:rPr>
            <w:rStyle w:val="Hyperlink"/>
            <w:rFonts w:ascii="SimHei" w:eastAsia="SimHei"/>
            <w:noProof/>
          </w:rPr>
          <w:delText>实验对象</w:delText>
        </w:r>
        <w:r w:rsidDel="007C7021">
          <w:rPr>
            <w:noProof/>
            <w:webHidden/>
          </w:rPr>
          <w:tab/>
          <w:delText>15</w:delText>
        </w:r>
      </w:del>
    </w:p>
    <w:p w14:paraId="0DD89D6C" w14:textId="77777777" w:rsidR="00AB6BB2" w:rsidRPr="000D6B2C" w:rsidDel="007C7021" w:rsidRDefault="00AB6BB2">
      <w:pPr>
        <w:pStyle w:val="TOC3"/>
        <w:tabs>
          <w:tab w:val="left" w:pos="1680"/>
          <w:tab w:val="right" w:leader="dot" w:pos="8302"/>
        </w:tabs>
        <w:rPr>
          <w:del w:id="304" w:author="PhD - Gao Jie" w:date="2020-01-24T14:16:00Z"/>
          <w:rFonts w:ascii="DengXian" w:eastAsia="DengXian" w:hAnsi="DengXian"/>
          <w:noProof/>
        </w:rPr>
      </w:pPr>
      <w:del w:id="305" w:author="PhD - Gao Jie" w:date="2020-01-24T14:16:00Z">
        <w:r w:rsidRPr="007C7021" w:rsidDel="007C7021">
          <w:rPr>
            <w:rStyle w:val="Hyperlink"/>
            <w:rFonts w:ascii="SimHei" w:eastAsia="SimHei"/>
            <w:noProof/>
          </w:rPr>
          <w:delText>4.3.4</w:delText>
        </w:r>
        <w:r w:rsidRPr="000D6B2C" w:rsidDel="007C7021">
          <w:rPr>
            <w:rFonts w:ascii="DengXian" w:eastAsia="DengXian" w:hAnsi="DengXian"/>
            <w:noProof/>
          </w:rPr>
          <w:tab/>
        </w:r>
        <w:r w:rsidRPr="007C7021" w:rsidDel="007C7021">
          <w:rPr>
            <w:rStyle w:val="Hyperlink"/>
            <w:rFonts w:ascii="SimHei" w:eastAsia="SimHei"/>
            <w:noProof/>
          </w:rPr>
          <w:delText>实验结果分析</w:delText>
        </w:r>
        <w:r w:rsidDel="007C7021">
          <w:rPr>
            <w:noProof/>
            <w:webHidden/>
          </w:rPr>
          <w:tab/>
          <w:delText>15</w:delText>
        </w:r>
      </w:del>
    </w:p>
    <w:p w14:paraId="4A1BF513" w14:textId="77777777" w:rsidR="00AB6BB2" w:rsidRPr="000D6B2C" w:rsidDel="007C7021" w:rsidRDefault="00AB6BB2">
      <w:pPr>
        <w:pStyle w:val="TOC1"/>
        <w:tabs>
          <w:tab w:val="right" w:leader="dot" w:pos="8302"/>
        </w:tabs>
        <w:rPr>
          <w:del w:id="306" w:author="PhD - Gao Jie" w:date="2020-01-24T14:16:00Z"/>
          <w:rFonts w:ascii="DengXian" w:eastAsia="DengXian" w:hAnsi="DengXian"/>
          <w:noProof/>
          <w:sz w:val="21"/>
        </w:rPr>
      </w:pPr>
      <w:del w:id="307" w:author="PhD - Gao Jie" w:date="2020-01-24T14:16:00Z">
        <w:r w:rsidRPr="007C7021" w:rsidDel="007C7021">
          <w:rPr>
            <w:rStyle w:val="Hyperlink"/>
            <w:noProof/>
          </w:rPr>
          <w:delText>第五章</w:delText>
        </w:r>
        <w:r w:rsidRPr="007C7021" w:rsidDel="007C7021">
          <w:rPr>
            <w:rStyle w:val="Hyperlink"/>
            <w:noProof/>
          </w:rPr>
          <w:delText xml:space="preserve">  </w:delText>
        </w:r>
        <w:r w:rsidRPr="007C7021" w:rsidDel="007C7021">
          <w:rPr>
            <w:rStyle w:val="Hyperlink"/>
            <w:noProof/>
          </w:rPr>
          <w:delText>总结与展望</w:delText>
        </w:r>
        <w:r w:rsidDel="007C7021">
          <w:rPr>
            <w:noProof/>
            <w:webHidden/>
          </w:rPr>
          <w:tab/>
          <w:delText>16</w:delText>
        </w:r>
      </w:del>
    </w:p>
    <w:p w14:paraId="2D95C6A0" w14:textId="77777777" w:rsidR="00AB6BB2" w:rsidRPr="000D6B2C" w:rsidDel="007C7021" w:rsidRDefault="00AB6BB2">
      <w:pPr>
        <w:pStyle w:val="TOC2"/>
        <w:tabs>
          <w:tab w:val="left" w:pos="1050"/>
          <w:tab w:val="right" w:leader="dot" w:pos="8302"/>
        </w:tabs>
        <w:rPr>
          <w:del w:id="308" w:author="PhD - Gao Jie" w:date="2020-01-24T14:16:00Z"/>
          <w:rFonts w:ascii="DengXian" w:eastAsia="DengXian" w:hAnsi="DengXian"/>
          <w:noProof/>
        </w:rPr>
      </w:pPr>
      <w:del w:id="309" w:author="PhD - Gao Jie" w:date="2020-01-24T14:16:00Z">
        <w:r w:rsidRPr="007C7021" w:rsidDel="007C7021">
          <w:rPr>
            <w:rStyle w:val="Hyperlink"/>
            <w:noProof/>
          </w:rPr>
          <w:delText>5.1</w:delText>
        </w:r>
        <w:r w:rsidRPr="000D6B2C" w:rsidDel="007C7021">
          <w:rPr>
            <w:rFonts w:ascii="DengXian" w:eastAsia="DengXian" w:hAnsi="DengXian"/>
            <w:noProof/>
          </w:rPr>
          <w:tab/>
        </w:r>
        <w:r w:rsidRPr="007C7021" w:rsidDel="007C7021">
          <w:rPr>
            <w:rStyle w:val="Hyperlink"/>
            <w:noProof/>
          </w:rPr>
          <w:delText>研究总结</w:delText>
        </w:r>
        <w:r w:rsidDel="007C7021">
          <w:rPr>
            <w:noProof/>
            <w:webHidden/>
          </w:rPr>
          <w:tab/>
          <w:delText>16</w:delText>
        </w:r>
      </w:del>
    </w:p>
    <w:p w14:paraId="65F1B11A" w14:textId="77777777" w:rsidR="00AB6BB2" w:rsidRPr="000D6B2C" w:rsidDel="007C7021" w:rsidRDefault="00AB6BB2">
      <w:pPr>
        <w:pStyle w:val="TOC2"/>
        <w:tabs>
          <w:tab w:val="left" w:pos="1050"/>
          <w:tab w:val="right" w:leader="dot" w:pos="8302"/>
        </w:tabs>
        <w:rPr>
          <w:del w:id="310" w:author="PhD - Gao Jie" w:date="2020-01-24T14:16:00Z"/>
          <w:rFonts w:ascii="DengXian" w:eastAsia="DengXian" w:hAnsi="DengXian"/>
          <w:noProof/>
        </w:rPr>
      </w:pPr>
      <w:del w:id="311" w:author="PhD - Gao Jie" w:date="2020-01-24T14:16:00Z">
        <w:r w:rsidRPr="007C7021" w:rsidDel="007C7021">
          <w:rPr>
            <w:rStyle w:val="Hyperlink"/>
            <w:rFonts w:ascii="SimSun" w:hAnsi="SimSun"/>
            <w:noProof/>
          </w:rPr>
          <w:delText>5.2</w:delText>
        </w:r>
        <w:r w:rsidRPr="000D6B2C" w:rsidDel="007C7021">
          <w:rPr>
            <w:rFonts w:ascii="DengXian" w:eastAsia="DengXian" w:hAnsi="DengXian"/>
            <w:noProof/>
          </w:rPr>
          <w:tab/>
        </w:r>
        <w:r w:rsidRPr="007C7021" w:rsidDel="007C7021">
          <w:rPr>
            <w:rStyle w:val="Hyperlink"/>
            <w:rFonts w:ascii="SimSun" w:hAnsi="SimSun"/>
            <w:noProof/>
          </w:rPr>
          <w:delText>展望未来</w:delText>
        </w:r>
        <w:r w:rsidDel="007C7021">
          <w:rPr>
            <w:noProof/>
            <w:webHidden/>
          </w:rPr>
          <w:tab/>
          <w:delText>16</w:delText>
        </w:r>
      </w:del>
    </w:p>
    <w:p w14:paraId="04242F81" w14:textId="77777777" w:rsidR="00AB6BB2" w:rsidRPr="000D6B2C" w:rsidDel="007C7021" w:rsidRDefault="00AB6BB2">
      <w:pPr>
        <w:pStyle w:val="TOC1"/>
        <w:tabs>
          <w:tab w:val="right" w:leader="dot" w:pos="8302"/>
        </w:tabs>
        <w:rPr>
          <w:del w:id="312" w:author="PhD - Gao Jie" w:date="2020-01-24T14:16:00Z"/>
          <w:rFonts w:ascii="DengXian" w:eastAsia="DengXian" w:hAnsi="DengXian"/>
          <w:noProof/>
          <w:sz w:val="21"/>
        </w:rPr>
      </w:pPr>
      <w:del w:id="313" w:author="PhD - Gao Jie" w:date="2020-01-24T14:16:00Z">
        <w:r w:rsidRPr="007C7021" w:rsidDel="007C7021">
          <w:rPr>
            <w:rStyle w:val="Hyperlink"/>
            <w:rFonts w:ascii="SimHei"/>
            <w:noProof/>
          </w:rPr>
          <w:delText>致</w:delText>
        </w:r>
        <w:r w:rsidRPr="007C7021" w:rsidDel="007C7021">
          <w:rPr>
            <w:rStyle w:val="Hyperlink"/>
            <w:noProof/>
          </w:rPr>
          <w:delText xml:space="preserve">   </w:delText>
        </w:r>
        <w:r w:rsidRPr="007C7021" w:rsidDel="007C7021">
          <w:rPr>
            <w:rStyle w:val="Hyperlink"/>
            <w:rFonts w:ascii="SimHei"/>
            <w:noProof/>
          </w:rPr>
          <w:delText xml:space="preserve"> 谢</w:delText>
        </w:r>
        <w:r w:rsidDel="007C7021">
          <w:rPr>
            <w:noProof/>
            <w:webHidden/>
          </w:rPr>
          <w:tab/>
          <w:delText>19</w:delText>
        </w:r>
      </w:del>
    </w:p>
    <w:p w14:paraId="7B3F2168" w14:textId="77777777" w:rsidR="004437CD" w:rsidRDefault="004437CD">
      <w:pPr>
        <w:pStyle w:val="1"/>
        <w:sectPr w:rsidR="004437CD">
          <w:headerReference w:type="default" r:id="rId12"/>
          <w:footerReference w:type="even" r:id="rId13"/>
          <w:footerReference w:type="default" r:id="rId14"/>
          <w:type w:val="continuous"/>
          <w:pgSz w:w="11906" w:h="16838"/>
          <w:pgMar w:top="1701" w:right="1797" w:bottom="1701" w:left="1797" w:header="851" w:footer="992" w:gutter="0"/>
          <w:pgNumType w:start="1"/>
          <w:cols w:space="720"/>
          <w:docGrid w:type="linesAndChars" w:linePitch="312"/>
        </w:sectPr>
      </w:pPr>
      <w:r>
        <w:fldChar w:fldCharType="end"/>
      </w:r>
      <w:bookmarkStart w:id="314" w:name="_Toc60499533"/>
    </w:p>
    <w:p w14:paraId="3FF17FCD" w14:textId="77777777" w:rsidR="004437CD" w:rsidRDefault="004437CD">
      <w:pPr>
        <w:pStyle w:val="1"/>
        <w:rPr>
          <w:rFonts w:hint="eastAsia"/>
        </w:rPr>
      </w:pPr>
      <w:bookmarkStart w:id="315" w:name="_Toc30767829"/>
      <w:r>
        <w:rPr>
          <w:rFonts w:hint="eastAsia"/>
        </w:rPr>
        <w:lastRenderedPageBreak/>
        <w:t>第一章</w:t>
      </w:r>
      <w:r>
        <w:t xml:space="preserve">  </w:t>
      </w:r>
      <w:r>
        <w:rPr>
          <w:rFonts w:hint="eastAsia"/>
        </w:rPr>
        <w:t>绪论</w:t>
      </w:r>
      <w:bookmarkEnd w:id="314"/>
      <w:bookmarkEnd w:id="315"/>
    </w:p>
    <w:p w14:paraId="2EC0C067" w14:textId="77777777" w:rsidR="004437CD" w:rsidRDefault="004437CD">
      <w:pPr>
        <w:pStyle w:val="Heading2"/>
        <w:keepLines/>
        <w:numPr>
          <w:ilvl w:val="1"/>
          <w:numId w:val="1"/>
        </w:numPr>
        <w:spacing w:before="260" w:after="260" w:line="416" w:lineRule="auto"/>
        <w:rPr>
          <w:rFonts w:hint="eastAsia"/>
          <w:sz w:val="32"/>
          <w:szCs w:val="32"/>
        </w:rPr>
      </w:pPr>
      <w:bookmarkStart w:id="316" w:name="_Toc60499534"/>
      <w:bookmarkStart w:id="317" w:name="_Toc30767830"/>
      <w:r>
        <w:rPr>
          <w:rFonts w:hint="eastAsia"/>
          <w:sz w:val="32"/>
          <w:szCs w:val="32"/>
        </w:rPr>
        <w:t>课题</w:t>
      </w:r>
      <w:bookmarkEnd w:id="316"/>
      <w:r w:rsidR="00C020A0">
        <w:rPr>
          <w:rFonts w:hint="eastAsia"/>
          <w:sz w:val="32"/>
          <w:szCs w:val="32"/>
        </w:rPr>
        <w:t>背景</w:t>
      </w:r>
      <w:bookmarkEnd w:id="317"/>
      <w:del w:id="318" w:author="PhD - Gao Jie" w:date="2020-01-23T20:18:00Z">
        <w:r w:rsidR="00C020A0" w:rsidDel="00B44B27">
          <w:rPr>
            <w:rFonts w:hint="eastAsia"/>
            <w:sz w:val="32"/>
            <w:szCs w:val="32"/>
          </w:rPr>
          <w:delText>及意义</w:delText>
        </w:r>
      </w:del>
    </w:p>
    <w:p w14:paraId="33A1FC98" w14:textId="77777777" w:rsidR="0039042D" w:rsidDel="006351AC" w:rsidRDefault="00C020A0" w:rsidP="006351AC">
      <w:pPr>
        <w:spacing w:line="360" w:lineRule="auto"/>
        <w:ind w:firstLine="420"/>
        <w:rPr>
          <w:del w:id="319" w:author="PhD - Gao Jie" w:date="2020-01-23T19:50:00Z"/>
          <w:sz w:val="24"/>
        </w:rPr>
        <w:pPrChange w:id="320" w:author="PhD - Gao Jie" w:date="2020-01-23T19:51:00Z">
          <w:pPr>
            <w:spacing w:line="360" w:lineRule="auto"/>
            <w:ind w:firstLineChars="200" w:firstLine="480"/>
          </w:pPr>
        </w:pPrChange>
      </w:pPr>
      <w:commentRangeStart w:id="321"/>
      <w:r>
        <w:rPr>
          <w:rFonts w:hint="eastAsia"/>
          <w:sz w:val="24"/>
        </w:rPr>
        <w:t>虚拟现实指在虚拟世界中模拟</w:t>
      </w:r>
      <w:r w:rsidR="00853744">
        <w:rPr>
          <w:rFonts w:hint="eastAsia"/>
          <w:sz w:val="24"/>
        </w:rPr>
        <w:t>真实</w:t>
      </w:r>
      <w:r>
        <w:rPr>
          <w:rFonts w:hint="eastAsia"/>
          <w:sz w:val="24"/>
        </w:rPr>
        <w:t>世界的一切，如何通过虚拟现实技术来</w:t>
      </w:r>
      <w:r w:rsidR="00853744">
        <w:rPr>
          <w:rFonts w:hint="eastAsia"/>
          <w:sz w:val="24"/>
        </w:rPr>
        <w:t>构建</w:t>
      </w:r>
      <w:del w:id="322" w:author="PhD - Gao Jie" w:date="2020-01-23T19:43:00Z">
        <w:r w:rsidR="00853744" w:rsidDel="00D76236">
          <w:rPr>
            <w:rFonts w:hint="eastAsia"/>
            <w:sz w:val="24"/>
          </w:rPr>
          <w:delText>更</w:delText>
        </w:r>
      </w:del>
      <w:r w:rsidR="00853744">
        <w:rPr>
          <w:rFonts w:hint="eastAsia"/>
          <w:sz w:val="24"/>
        </w:rPr>
        <w:t>真实的环境，</w:t>
      </w:r>
      <w:r>
        <w:rPr>
          <w:rFonts w:hint="eastAsia"/>
          <w:sz w:val="24"/>
        </w:rPr>
        <w:t>提升使用者的沉浸感</w:t>
      </w:r>
      <w:del w:id="323" w:author="PhD - Gao Jie" w:date="2020-01-23T16:59:00Z">
        <w:r w:rsidDel="0039042D">
          <w:rPr>
            <w:rFonts w:hint="eastAsia"/>
            <w:sz w:val="24"/>
          </w:rPr>
          <w:delText>一直</w:delText>
        </w:r>
      </w:del>
      <w:r>
        <w:rPr>
          <w:rFonts w:hint="eastAsia"/>
          <w:sz w:val="24"/>
        </w:rPr>
        <w:t>是研究的重点。</w:t>
      </w:r>
      <w:r w:rsidR="008214BC">
        <w:rPr>
          <w:rFonts w:hint="eastAsia"/>
          <w:sz w:val="24"/>
        </w:rPr>
        <w:t>目前针对虚拟现实的研究大多集中在视觉方面，但</w:t>
      </w:r>
      <w:r>
        <w:rPr>
          <w:rFonts w:hint="eastAsia"/>
          <w:sz w:val="24"/>
        </w:rPr>
        <w:t>听觉同视觉一样，是帮助人类感知世界必不可少的部分</w:t>
      </w:r>
      <w:ins w:id="324" w:author="PhD - Gao Jie" w:date="2020-01-23T16:59:00Z">
        <w:r w:rsidR="0039042D">
          <w:rPr>
            <w:rFonts w:hint="eastAsia"/>
            <w:sz w:val="24"/>
          </w:rPr>
          <w:t>。</w:t>
        </w:r>
      </w:ins>
      <w:del w:id="325" w:author="PhD - Gao Jie" w:date="2020-01-23T16:59:00Z">
        <w:r w:rsidDel="0039042D">
          <w:rPr>
            <w:rFonts w:hint="eastAsia"/>
            <w:sz w:val="24"/>
          </w:rPr>
          <w:delText>，</w:delText>
        </w:r>
      </w:del>
      <w:r>
        <w:rPr>
          <w:rFonts w:hint="eastAsia"/>
          <w:sz w:val="24"/>
        </w:rPr>
        <w:t>因此本课题考虑如何在虚拟现实</w:t>
      </w:r>
      <w:ins w:id="326" w:author="PhD - Gao Jie" w:date="2020-01-23T15:51:00Z">
        <w:r w:rsidR="00DD73DA">
          <w:rPr>
            <w:rFonts w:hint="eastAsia"/>
            <w:sz w:val="24"/>
          </w:rPr>
          <w:t>的</w:t>
        </w:r>
      </w:ins>
      <w:r>
        <w:rPr>
          <w:rFonts w:hint="eastAsia"/>
          <w:sz w:val="24"/>
        </w:rPr>
        <w:t>房间中，</w:t>
      </w:r>
      <w:ins w:id="327" w:author="PhD - Gao Jie" w:date="2020-01-23T16:57:00Z">
        <w:r w:rsidR="0039042D">
          <w:rPr>
            <w:rFonts w:hint="eastAsia"/>
            <w:sz w:val="24"/>
          </w:rPr>
          <w:t>通过</w:t>
        </w:r>
      </w:ins>
      <w:ins w:id="328" w:author="PhD - Gao Jie" w:date="2020-01-23T15:50:00Z">
        <w:r w:rsidR="00DD73DA">
          <w:rPr>
            <w:rFonts w:hint="eastAsia"/>
            <w:sz w:val="24"/>
          </w:rPr>
          <w:t>提升</w:t>
        </w:r>
      </w:ins>
      <w:ins w:id="329" w:author="PhD - Gao Jie" w:date="2020-01-23T16:59:00Z">
        <w:r w:rsidR="0039042D">
          <w:rPr>
            <w:rFonts w:hint="eastAsia"/>
            <w:sz w:val="24"/>
          </w:rPr>
          <w:t>声音</w:t>
        </w:r>
      </w:ins>
      <w:ins w:id="330" w:author="PhD - Gao Jie" w:date="2020-01-23T15:53:00Z">
        <w:r w:rsidR="00DD73DA">
          <w:rPr>
            <w:rFonts w:hint="eastAsia"/>
            <w:sz w:val="24"/>
          </w:rPr>
          <w:t>方面的设计</w:t>
        </w:r>
      </w:ins>
      <w:ins w:id="331" w:author="PhD - Gao Jie" w:date="2020-01-23T15:50:00Z">
        <w:r w:rsidR="00DD73DA">
          <w:rPr>
            <w:rFonts w:hint="eastAsia"/>
            <w:sz w:val="24"/>
          </w:rPr>
          <w:t>来</w:t>
        </w:r>
      </w:ins>
      <w:del w:id="332" w:author="PhD - Gao Jie" w:date="2020-01-23T15:50:00Z">
        <w:r w:rsidR="00DD73DA" w:rsidDel="00DD73DA">
          <w:rPr>
            <w:rFonts w:hint="eastAsia"/>
            <w:sz w:val="24"/>
          </w:rPr>
          <w:delText>通过</w:delText>
        </w:r>
      </w:del>
      <w:ins w:id="333" w:author="PhD - Gao Jie" w:date="2020-01-23T15:53:00Z">
        <w:r w:rsidR="00DD73DA">
          <w:rPr>
            <w:rFonts w:hint="eastAsia"/>
            <w:sz w:val="24"/>
          </w:rPr>
          <w:t>提供</w:t>
        </w:r>
      </w:ins>
      <w:del w:id="334" w:author="PhD - Gao Jie" w:date="2020-01-23T15:53:00Z">
        <w:r w:rsidDel="00DD73DA">
          <w:rPr>
            <w:rFonts w:hint="eastAsia"/>
            <w:sz w:val="24"/>
          </w:rPr>
          <w:delText>构建</w:delText>
        </w:r>
      </w:del>
      <w:ins w:id="335" w:author="PhD - Gao Jie" w:date="2020-01-23T15:51:00Z">
        <w:r w:rsidR="00DD73DA">
          <w:rPr>
            <w:rFonts w:hint="eastAsia"/>
            <w:sz w:val="24"/>
          </w:rPr>
          <w:t>更真实的虚拟现实体验</w:t>
        </w:r>
      </w:ins>
      <w:del w:id="336" w:author="PhD - Gao Jie" w:date="2020-01-23T15:51:00Z">
        <w:r w:rsidDel="00DD73DA">
          <w:rPr>
            <w:rFonts w:hint="eastAsia"/>
            <w:sz w:val="24"/>
          </w:rPr>
          <w:delText>一个真实的听感效果</w:delText>
        </w:r>
      </w:del>
      <w:r>
        <w:rPr>
          <w:rFonts w:hint="eastAsia"/>
          <w:sz w:val="24"/>
        </w:rPr>
        <w:t>。</w:t>
      </w:r>
      <w:commentRangeEnd w:id="321"/>
      <w:r w:rsidR="00DD73DA">
        <w:rPr>
          <w:rStyle w:val="CommentReference"/>
        </w:rPr>
        <w:commentReference w:id="321"/>
      </w:r>
    </w:p>
    <w:p w14:paraId="68643081" w14:textId="77777777" w:rsidR="006351AC" w:rsidRDefault="006351AC" w:rsidP="006351AC">
      <w:pPr>
        <w:spacing w:line="360" w:lineRule="auto"/>
        <w:ind w:firstLine="420"/>
        <w:rPr>
          <w:ins w:id="337" w:author="PhD - Gao Jie" w:date="2020-01-23T19:50:00Z"/>
          <w:sz w:val="24"/>
        </w:rPr>
        <w:pPrChange w:id="338" w:author="PhD - Gao Jie" w:date="2020-01-23T19:51:00Z">
          <w:pPr>
            <w:spacing w:line="360" w:lineRule="auto"/>
          </w:pPr>
        </w:pPrChange>
      </w:pPr>
    </w:p>
    <w:p w14:paraId="66A5A42C" w14:textId="77777777" w:rsidR="00D07AF7" w:rsidRDefault="00853744" w:rsidP="00D07AF7">
      <w:pPr>
        <w:spacing w:line="360" w:lineRule="auto"/>
        <w:ind w:firstLine="480"/>
        <w:rPr>
          <w:ins w:id="339" w:author="PhD - Gao Jie" w:date="2020-01-23T19:59:00Z"/>
          <w:sz w:val="24"/>
        </w:rPr>
        <w:pPrChange w:id="340" w:author="PhD - Gao Jie" w:date="2020-01-23T20:00:00Z">
          <w:pPr>
            <w:spacing w:line="360" w:lineRule="auto"/>
          </w:pPr>
        </w:pPrChange>
      </w:pPr>
      <w:del w:id="341" w:author="PhD - Gao Jie" w:date="2020-01-23T16:24:00Z">
        <w:r w:rsidDel="00322335">
          <w:rPr>
            <w:rFonts w:hint="eastAsia"/>
            <w:sz w:val="24"/>
          </w:rPr>
          <w:delText>在真实世界中，</w:delText>
        </w:r>
      </w:del>
      <w:r>
        <w:rPr>
          <w:rFonts w:hint="eastAsia"/>
          <w:sz w:val="24"/>
        </w:rPr>
        <w:t>受</w:t>
      </w:r>
      <w:ins w:id="342" w:author="PhD - Gao Jie" w:date="2020-01-23T16:23:00Z">
        <w:r w:rsidR="00322335">
          <w:rPr>
            <w:rFonts w:hint="eastAsia"/>
            <w:sz w:val="24"/>
          </w:rPr>
          <w:t>其</w:t>
        </w:r>
      </w:ins>
      <w:del w:id="343" w:author="PhD - Gao Jie" w:date="2020-01-23T16:23:00Z">
        <w:r w:rsidDel="00322335">
          <w:rPr>
            <w:rFonts w:hint="eastAsia"/>
            <w:sz w:val="24"/>
          </w:rPr>
          <w:delText>声波</w:delText>
        </w:r>
      </w:del>
      <w:r>
        <w:rPr>
          <w:rFonts w:hint="eastAsia"/>
          <w:sz w:val="24"/>
        </w:rPr>
        <w:t>本身特性的影响，</w:t>
      </w:r>
      <w:ins w:id="344" w:author="PhD - Gao Jie" w:date="2020-01-23T16:23:00Z">
        <w:r w:rsidR="00322335">
          <w:rPr>
            <w:rFonts w:hint="eastAsia"/>
            <w:sz w:val="24"/>
          </w:rPr>
          <w:t>声音在</w:t>
        </w:r>
      </w:ins>
      <w:ins w:id="345" w:author="PhD - Gao Jie" w:date="2020-01-23T16:24:00Z">
        <w:r w:rsidR="00322335">
          <w:rPr>
            <w:rFonts w:hint="eastAsia"/>
            <w:sz w:val="24"/>
          </w:rPr>
          <w:t>真实</w:t>
        </w:r>
      </w:ins>
      <w:ins w:id="346" w:author="PhD - Gao Jie" w:date="2020-01-23T16:42:00Z">
        <w:r w:rsidR="00B2425B">
          <w:rPr>
            <w:rFonts w:hint="eastAsia"/>
            <w:sz w:val="24"/>
          </w:rPr>
          <w:t>世界</w:t>
        </w:r>
      </w:ins>
      <w:ins w:id="347" w:author="PhD - Gao Jie" w:date="2020-01-23T16:23:00Z">
        <w:r w:rsidR="00322335">
          <w:rPr>
            <w:rFonts w:hint="eastAsia"/>
            <w:sz w:val="24"/>
          </w:rPr>
          <w:t>中的</w:t>
        </w:r>
      </w:ins>
      <w:del w:id="348" w:author="PhD - Gao Jie" w:date="2020-01-23T16:23:00Z">
        <w:r w:rsidDel="00322335">
          <w:rPr>
            <w:rFonts w:hint="eastAsia"/>
            <w:sz w:val="24"/>
          </w:rPr>
          <w:delText>其</w:delText>
        </w:r>
      </w:del>
      <w:r>
        <w:rPr>
          <w:rFonts w:hint="eastAsia"/>
          <w:sz w:val="24"/>
        </w:rPr>
        <w:t>传播非常复杂，会因障碍物</w:t>
      </w:r>
      <w:ins w:id="349" w:author="PhD - Gao Jie" w:date="2020-01-23T16:24:00Z">
        <w:r w:rsidR="00322335">
          <w:rPr>
            <w:rFonts w:hint="eastAsia"/>
            <w:sz w:val="24"/>
          </w:rPr>
          <w:t>的影响</w:t>
        </w:r>
      </w:ins>
      <w:r>
        <w:rPr>
          <w:rFonts w:hint="eastAsia"/>
          <w:sz w:val="24"/>
        </w:rPr>
        <w:t>造成各类声学现象，</w:t>
      </w:r>
      <w:ins w:id="350" w:author="PhD - Gao Jie" w:date="2020-01-23T16:25:00Z">
        <w:r w:rsidR="00322335">
          <w:rPr>
            <w:rFonts w:hint="eastAsia"/>
            <w:sz w:val="24"/>
          </w:rPr>
          <w:t>如</w:t>
        </w:r>
      </w:ins>
      <w:ins w:id="351" w:author="PhD - Gao Jie" w:date="2020-01-23T16:27:00Z">
        <w:r w:rsidR="00322335">
          <w:rPr>
            <w:rFonts w:hint="eastAsia"/>
            <w:sz w:val="24"/>
          </w:rPr>
          <w:t>吸收、</w:t>
        </w:r>
        <w:commentRangeStart w:id="352"/>
        <w:r w:rsidR="00322335">
          <w:rPr>
            <w:rFonts w:hint="eastAsia"/>
            <w:sz w:val="24"/>
          </w:rPr>
          <w:t>反射和衰减</w:t>
        </w:r>
        <w:commentRangeEnd w:id="352"/>
        <w:r w:rsidR="00322335">
          <w:rPr>
            <w:rStyle w:val="CommentReference"/>
          </w:rPr>
          <w:commentReference w:id="352"/>
        </w:r>
        <w:r w:rsidR="00322335">
          <w:rPr>
            <w:rFonts w:hint="eastAsia"/>
            <w:sz w:val="24"/>
          </w:rPr>
          <w:t>。</w:t>
        </w:r>
      </w:ins>
      <w:ins w:id="353" w:author="PhD - Gao Jie" w:date="2020-01-23T17:19:00Z">
        <w:r w:rsidR="000409D5">
          <w:rPr>
            <w:rFonts w:hint="eastAsia"/>
            <w:sz w:val="24"/>
          </w:rPr>
          <w:t>其中最常见的障碍物是建筑。</w:t>
        </w:r>
      </w:ins>
      <w:commentRangeStart w:id="354"/>
      <w:ins w:id="355" w:author="PhD - Gao Jie" w:date="2020-01-23T17:04:00Z">
        <w:r w:rsidR="00637A4A">
          <w:rPr>
            <w:rFonts w:hint="eastAsia"/>
            <w:sz w:val="24"/>
          </w:rPr>
          <w:t>混响</w:t>
        </w:r>
      </w:ins>
      <w:ins w:id="356" w:author="PhD - Gao Jie" w:date="2020-01-23T17:14:00Z">
        <w:r w:rsidR="00637A4A">
          <w:rPr>
            <w:rFonts w:hint="eastAsia"/>
            <w:sz w:val="24"/>
          </w:rPr>
          <w:t>（</w:t>
        </w:r>
        <w:r w:rsidR="00637A4A">
          <w:rPr>
            <w:rFonts w:hint="eastAsia"/>
            <w:sz w:val="24"/>
          </w:rPr>
          <w:t>R</w:t>
        </w:r>
        <w:r w:rsidR="00637A4A">
          <w:rPr>
            <w:sz w:val="24"/>
          </w:rPr>
          <w:t>everberant</w:t>
        </w:r>
        <w:r w:rsidR="00637A4A">
          <w:rPr>
            <w:rFonts w:hint="eastAsia"/>
            <w:sz w:val="24"/>
          </w:rPr>
          <w:t>）</w:t>
        </w:r>
      </w:ins>
      <w:ins w:id="357" w:author="PhD - Gao Jie" w:date="2020-01-23T17:04:00Z">
        <w:r w:rsidR="00637A4A">
          <w:rPr>
            <w:rFonts w:hint="eastAsia"/>
            <w:sz w:val="24"/>
          </w:rPr>
          <w:t>是</w:t>
        </w:r>
      </w:ins>
      <w:ins w:id="358" w:author="PhD - Gao Jie" w:date="2020-01-23T17:20:00Z">
        <w:r w:rsidR="000409D5">
          <w:rPr>
            <w:rFonts w:hint="eastAsia"/>
            <w:sz w:val="24"/>
          </w:rPr>
          <w:t>建筑物</w:t>
        </w:r>
      </w:ins>
      <w:ins w:id="359" w:author="PhD - Gao Jie" w:date="2020-01-23T17:04:00Z">
        <w:r w:rsidR="00637A4A">
          <w:rPr>
            <w:rFonts w:hint="eastAsia"/>
            <w:sz w:val="24"/>
          </w:rPr>
          <w:t>中所有反射声的集合</w:t>
        </w:r>
      </w:ins>
      <w:commentRangeEnd w:id="354"/>
      <w:ins w:id="360" w:author="PhD - Gao Jie" w:date="2020-01-23T17:13:00Z">
        <w:r w:rsidR="00637A4A">
          <w:rPr>
            <w:rStyle w:val="CommentReference"/>
          </w:rPr>
          <w:commentReference w:id="354"/>
        </w:r>
        <w:r w:rsidR="00637A4A">
          <w:rPr>
            <w:rFonts w:hint="eastAsia"/>
            <w:sz w:val="24"/>
          </w:rPr>
          <w:t>，</w:t>
        </w:r>
      </w:ins>
      <w:ins w:id="361" w:author="PhD - Gao Jie" w:date="2020-01-23T20:00:00Z">
        <w:r w:rsidR="00D07AF7">
          <w:rPr>
            <w:rFonts w:hint="eastAsia"/>
            <w:sz w:val="24"/>
          </w:rPr>
          <w:t>是人类听感的主要影响因素之一。</w:t>
        </w:r>
      </w:ins>
      <w:ins w:id="362" w:author="PhD - Gao Jie" w:date="2020-01-23T17:20:00Z">
        <w:r w:rsidR="000409D5">
          <w:rPr>
            <w:rFonts w:hint="eastAsia"/>
            <w:sz w:val="24"/>
          </w:rPr>
          <w:t>混响效果受室内容积、建筑结构、室内材料吸声特性的影响最大。</w:t>
        </w:r>
        <w:r w:rsidR="000409D5">
          <w:rPr>
            <w:rStyle w:val="CommentReference"/>
          </w:rPr>
          <w:commentReference w:id="363"/>
        </w:r>
      </w:ins>
    </w:p>
    <w:p w14:paraId="7B98079E" w14:textId="77777777" w:rsidR="00F65506" w:rsidDel="006351AC" w:rsidRDefault="00D07AF7" w:rsidP="00D07AF7">
      <w:pPr>
        <w:spacing w:line="360" w:lineRule="auto"/>
        <w:ind w:firstLine="420"/>
        <w:rPr>
          <w:del w:id="364" w:author="PhD - Gao Jie" w:date="2020-01-23T17:20:00Z"/>
          <w:sz w:val="24"/>
        </w:rPr>
        <w:pPrChange w:id="365" w:author="PhD - Gao Jie" w:date="2020-01-23T19:59:00Z">
          <w:pPr>
            <w:spacing w:line="360" w:lineRule="auto"/>
          </w:pPr>
        </w:pPrChange>
      </w:pPr>
      <w:ins w:id="366" w:author="PhD - Gao Jie" w:date="2020-01-23T19:59:00Z">
        <w:r>
          <w:rPr>
            <w:rFonts w:hint="eastAsia"/>
            <w:sz w:val="24"/>
          </w:rPr>
          <w:t xml:space="preserve"> </w:t>
        </w:r>
        <w:r>
          <w:rPr>
            <w:sz w:val="24"/>
          </w:rPr>
          <w:t xml:space="preserve">   </w:t>
        </w:r>
      </w:ins>
      <w:ins w:id="367" w:author="PhD - Gao Jie" w:date="2020-01-23T19:45:00Z">
        <w:r w:rsidR="006351AC">
          <w:rPr>
            <w:rFonts w:hint="eastAsia"/>
            <w:sz w:val="24"/>
          </w:rPr>
          <w:t>在虚拟现实应用场景中，场景</w:t>
        </w:r>
      </w:ins>
      <w:ins w:id="368" w:author="PhD - Gao Jie" w:date="2020-01-23T19:46:00Z">
        <w:r w:rsidR="006351AC">
          <w:rPr>
            <w:rFonts w:hint="eastAsia"/>
            <w:sz w:val="24"/>
          </w:rPr>
          <w:t>构建者</w:t>
        </w:r>
      </w:ins>
      <w:ins w:id="369" w:author="PhD - Gao Jie" w:date="2020-01-23T19:47:00Z">
        <w:r w:rsidR="006351AC">
          <w:rPr>
            <w:rFonts w:hint="eastAsia"/>
            <w:sz w:val="24"/>
          </w:rPr>
          <w:t>对建筑进行建模</w:t>
        </w:r>
      </w:ins>
      <w:ins w:id="370" w:author="PhD - Gao Jie" w:date="2020-01-23T19:48:00Z">
        <w:r w:rsidR="006351AC">
          <w:rPr>
            <w:rFonts w:hint="eastAsia"/>
            <w:sz w:val="24"/>
          </w:rPr>
          <w:t>后，为了使</w:t>
        </w:r>
      </w:ins>
      <w:ins w:id="371" w:author="PhD - Gao Jie" w:date="2020-01-23T19:50:00Z">
        <w:r w:rsidR="006351AC">
          <w:rPr>
            <w:rFonts w:hint="eastAsia"/>
            <w:sz w:val="24"/>
          </w:rPr>
          <w:t>虚拟建筑模型的混响效果</w:t>
        </w:r>
      </w:ins>
      <w:ins w:id="372" w:author="PhD - Gao Jie" w:date="2020-01-23T19:52:00Z">
        <w:r w:rsidR="006351AC">
          <w:rPr>
            <w:rFonts w:hint="eastAsia"/>
            <w:sz w:val="24"/>
          </w:rPr>
          <w:t>更为出色，需要根据真实世界的室内声场特性对其进行优化</w:t>
        </w:r>
      </w:ins>
      <w:ins w:id="373" w:author="PhD - Gao Jie" w:date="2020-01-23T19:53:00Z">
        <w:r w:rsidR="006351AC">
          <w:rPr>
            <w:rFonts w:hint="eastAsia"/>
            <w:sz w:val="24"/>
          </w:rPr>
          <w:t>。</w:t>
        </w:r>
      </w:ins>
      <w:ins w:id="374" w:author="PhD - Gao Jie" w:date="2020-01-23T19:54:00Z">
        <w:r>
          <w:rPr>
            <w:rFonts w:hint="eastAsia"/>
            <w:sz w:val="24"/>
          </w:rPr>
          <w:t>例如，</w:t>
        </w:r>
      </w:ins>
      <w:del w:id="375" w:author="PhD - Gao Jie" w:date="2020-01-23T16:42:00Z">
        <w:r w:rsidR="00853744" w:rsidDel="00B2425B">
          <w:rPr>
            <w:rFonts w:hint="eastAsia"/>
            <w:sz w:val="24"/>
          </w:rPr>
          <w:delText>而</w:delText>
        </w:r>
      </w:del>
      <w:del w:id="376" w:author="PhD - Gao Jie" w:date="2020-01-23T17:19:00Z">
        <w:r w:rsidR="00853744" w:rsidDel="000409D5">
          <w:rPr>
            <w:rFonts w:hint="eastAsia"/>
            <w:sz w:val="24"/>
          </w:rPr>
          <w:delText>其中最常见的障碍物</w:delText>
        </w:r>
      </w:del>
      <w:del w:id="377" w:author="PhD - Gao Jie" w:date="2020-01-23T16:42:00Z">
        <w:r w:rsidR="00853744" w:rsidDel="00B2425B">
          <w:rPr>
            <w:rFonts w:hint="eastAsia"/>
            <w:sz w:val="24"/>
          </w:rPr>
          <w:delText>就</w:delText>
        </w:r>
      </w:del>
      <w:del w:id="378" w:author="PhD - Gao Jie" w:date="2020-01-23T17:19:00Z">
        <w:r w:rsidR="00853744" w:rsidDel="000409D5">
          <w:rPr>
            <w:rFonts w:hint="eastAsia"/>
            <w:sz w:val="24"/>
          </w:rPr>
          <w:delText>是建筑</w:delText>
        </w:r>
      </w:del>
      <w:del w:id="379" w:author="PhD - Gao Jie" w:date="2020-01-23T16:19:00Z">
        <w:r w:rsidR="00853744" w:rsidDel="00322335">
          <w:rPr>
            <w:rFonts w:hint="eastAsia"/>
            <w:sz w:val="24"/>
          </w:rPr>
          <w:delText>，针对</w:delText>
        </w:r>
      </w:del>
      <w:del w:id="380" w:author="PhD - Gao Jie" w:date="2020-01-23T17:20:00Z">
        <w:r w:rsidR="00853744" w:rsidDel="000409D5">
          <w:rPr>
            <w:rFonts w:hint="eastAsia"/>
            <w:sz w:val="24"/>
          </w:rPr>
          <w:delText>建筑声学</w:delText>
        </w:r>
      </w:del>
      <w:del w:id="381" w:author="PhD - Gao Jie" w:date="2020-01-23T16:19:00Z">
        <w:r w:rsidR="00853744" w:rsidDel="00322335">
          <w:rPr>
            <w:rFonts w:hint="eastAsia"/>
            <w:sz w:val="24"/>
          </w:rPr>
          <w:delText>这一</w:delText>
        </w:r>
      </w:del>
      <w:del w:id="382" w:author="PhD - Gao Jie" w:date="2020-01-23T17:20:00Z">
        <w:r w:rsidR="00853744" w:rsidDel="000409D5">
          <w:rPr>
            <w:rFonts w:hint="eastAsia"/>
            <w:sz w:val="24"/>
          </w:rPr>
          <w:delText>领域，</w:delText>
        </w:r>
      </w:del>
      <w:del w:id="383" w:author="PhD - Gao Jie" w:date="2020-01-23T16:19:00Z">
        <w:r w:rsidR="00853744" w:rsidDel="00322335">
          <w:rPr>
            <w:rFonts w:hint="eastAsia"/>
            <w:sz w:val="24"/>
          </w:rPr>
          <w:delText>很多情况下</w:delText>
        </w:r>
      </w:del>
      <w:del w:id="384" w:author="PhD - Gao Jie" w:date="2020-01-23T16:20:00Z">
        <w:r w:rsidR="00853744" w:rsidDel="00322335">
          <w:rPr>
            <w:rFonts w:hint="eastAsia"/>
            <w:sz w:val="24"/>
          </w:rPr>
          <w:delText>需要考虑具有特定声学特性的室内声场。</w:delText>
        </w:r>
      </w:del>
      <w:del w:id="385" w:author="PhD - Gao Jie" w:date="2020-01-23T16:21:00Z">
        <w:r w:rsidR="00F65506" w:rsidDel="00322335">
          <w:rPr>
            <w:rFonts w:hint="eastAsia"/>
            <w:sz w:val="24"/>
          </w:rPr>
          <w:delText>在室内声场中，</w:delText>
        </w:r>
      </w:del>
      <w:del w:id="386" w:author="PhD - Gao Jie" w:date="2020-01-23T17:20:00Z">
        <w:r w:rsidR="00F65506" w:rsidDel="000409D5">
          <w:rPr>
            <w:rFonts w:hint="eastAsia"/>
            <w:sz w:val="24"/>
          </w:rPr>
          <w:delText>混响效果受室内容积、建筑结构、室内</w:delText>
        </w:r>
      </w:del>
      <w:del w:id="387" w:author="PhD - Gao Jie" w:date="2020-01-23T16:49:00Z">
        <w:r w:rsidR="00F65506" w:rsidDel="00F4366C">
          <w:rPr>
            <w:rFonts w:hint="eastAsia"/>
            <w:sz w:val="24"/>
          </w:rPr>
          <w:delText>各</w:delText>
        </w:r>
      </w:del>
      <w:del w:id="388" w:author="PhD - Gao Jie" w:date="2020-01-23T17:20:00Z">
        <w:r w:rsidR="00F65506" w:rsidDel="000409D5">
          <w:rPr>
            <w:rFonts w:hint="eastAsia"/>
            <w:sz w:val="24"/>
          </w:rPr>
          <w:delText>材料吸声特性的影响最大。</w:delText>
        </w:r>
      </w:del>
    </w:p>
    <w:p w14:paraId="12693E39" w14:textId="77777777" w:rsidR="00853744" w:rsidDel="00B44B27" w:rsidRDefault="00853744" w:rsidP="00D07AF7">
      <w:pPr>
        <w:spacing w:line="360" w:lineRule="auto"/>
        <w:rPr>
          <w:del w:id="389" w:author="PhD - Gao Jie" w:date="2020-01-23T19:53:00Z"/>
          <w:sz w:val="24"/>
        </w:rPr>
      </w:pPr>
      <w:del w:id="390" w:author="PhD - Gao Jie" w:date="2020-01-23T19:53:00Z">
        <w:r w:rsidDel="006351AC">
          <w:rPr>
            <w:rFonts w:hint="eastAsia"/>
            <w:sz w:val="24"/>
          </w:rPr>
          <w:delText>就虚拟现实而言，很多情况下同样需要构建一个虚拟的</w:delText>
        </w:r>
        <w:r w:rsidDel="006351AC">
          <w:rPr>
            <w:rFonts w:hint="eastAsia"/>
            <w:sz w:val="24"/>
          </w:rPr>
          <w:delText>3</w:delText>
        </w:r>
        <w:r w:rsidDel="006351AC">
          <w:rPr>
            <w:rFonts w:hint="eastAsia"/>
            <w:sz w:val="24"/>
          </w:rPr>
          <w:delText>维空间，即对建筑进行建模。因此，在虚拟现实中，根据真实世界的室内声场特性为虚拟模型</w:delText>
        </w:r>
        <w:r w:rsidR="00F65506" w:rsidDel="006351AC">
          <w:rPr>
            <w:rFonts w:hint="eastAsia"/>
            <w:sz w:val="24"/>
          </w:rPr>
          <w:delText>的混响效果</w:delText>
        </w:r>
        <w:r w:rsidDel="006351AC">
          <w:rPr>
            <w:rFonts w:hint="eastAsia"/>
            <w:sz w:val="24"/>
          </w:rPr>
          <w:delText>实现可听化必不可少。</w:delText>
        </w:r>
      </w:del>
      <w:ins w:id="391" w:author="PhD - Gao Jie" w:date="2020-01-23T19:53:00Z">
        <w:r w:rsidR="00D07AF7">
          <w:rPr>
            <w:rFonts w:hint="eastAsia"/>
            <w:sz w:val="24"/>
          </w:rPr>
          <w:t>当</w:t>
        </w:r>
      </w:ins>
      <w:ins w:id="392" w:author="PhD - Gao Jie" w:date="2020-01-23T19:57:00Z">
        <w:r w:rsidR="00D07AF7">
          <w:rPr>
            <w:rFonts w:hint="eastAsia"/>
            <w:sz w:val="24"/>
          </w:rPr>
          <w:t>我们在室内</w:t>
        </w:r>
      </w:ins>
      <w:ins w:id="393" w:author="PhD - Gao Jie" w:date="2020-01-23T19:54:00Z">
        <w:r w:rsidR="00D07AF7">
          <w:rPr>
            <w:rFonts w:hint="eastAsia"/>
            <w:sz w:val="24"/>
          </w:rPr>
          <w:t>进行随意走动时，无论是</w:t>
        </w:r>
      </w:ins>
      <w:ins w:id="394" w:author="PhD - Gao Jie" w:date="2020-01-23T19:57:00Z">
        <w:r w:rsidR="00D07AF7">
          <w:rPr>
            <w:rFonts w:hint="eastAsia"/>
            <w:sz w:val="24"/>
          </w:rPr>
          <w:t>我们</w:t>
        </w:r>
      </w:ins>
      <w:ins w:id="395" w:author="PhD - Gao Jie" w:date="2020-01-23T19:54:00Z">
        <w:r w:rsidR="00D07AF7">
          <w:rPr>
            <w:rFonts w:hint="eastAsia"/>
            <w:sz w:val="24"/>
          </w:rPr>
          <w:t>自身发出声音还是</w:t>
        </w:r>
      </w:ins>
      <w:ins w:id="396" w:author="PhD - Gao Jie" w:date="2020-01-23T19:55:00Z">
        <w:r w:rsidR="00D07AF7">
          <w:rPr>
            <w:rFonts w:hint="eastAsia"/>
            <w:sz w:val="24"/>
          </w:rPr>
          <w:t>倾听空间中的声音，听感都会相应地发生改变</w:t>
        </w:r>
      </w:ins>
      <w:ins w:id="397" w:author="PhD - Gao Jie" w:date="2020-01-23T19:57:00Z">
        <w:r w:rsidR="00D07AF7">
          <w:rPr>
            <w:rFonts w:hint="eastAsia"/>
            <w:sz w:val="24"/>
          </w:rPr>
          <w:t>。</w:t>
        </w:r>
      </w:ins>
      <w:ins w:id="398" w:author="PhD - Gao Jie" w:date="2020-01-23T20:22:00Z">
        <w:r w:rsidR="00B44B27">
          <w:rPr>
            <w:rFonts w:hint="eastAsia"/>
            <w:sz w:val="24"/>
          </w:rPr>
          <w:t>因此我们需要</w:t>
        </w:r>
      </w:ins>
      <w:ins w:id="399" w:author="PhD - Gao Jie" w:date="2020-01-23T19:57:00Z">
        <w:r w:rsidR="00D07AF7">
          <w:rPr>
            <w:rFonts w:hint="eastAsia"/>
            <w:sz w:val="24"/>
          </w:rPr>
          <w:t>在虚拟模型中</w:t>
        </w:r>
      </w:ins>
      <w:ins w:id="400" w:author="PhD - Gao Jie" w:date="2020-01-23T20:22:00Z">
        <w:r w:rsidR="00B44B27">
          <w:rPr>
            <w:rFonts w:hint="eastAsia"/>
            <w:sz w:val="24"/>
          </w:rPr>
          <w:t>模拟这种</w:t>
        </w:r>
      </w:ins>
      <w:ins w:id="401" w:author="PhD - Gao Jie" w:date="2020-01-23T19:59:00Z">
        <w:r w:rsidR="00D07AF7">
          <w:rPr>
            <w:rFonts w:hint="eastAsia"/>
            <w:sz w:val="24"/>
          </w:rPr>
          <w:t>听感变化</w:t>
        </w:r>
      </w:ins>
      <w:ins w:id="402" w:author="PhD - Gao Jie" w:date="2020-01-23T19:57:00Z">
        <w:r w:rsidR="00D07AF7">
          <w:rPr>
            <w:rFonts w:hint="eastAsia"/>
            <w:sz w:val="24"/>
          </w:rPr>
          <w:t>，</w:t>
        </w:r>
      </w:ins>
      <w:ins w:id="403" w:author="PhD - Gao Jie" w:date="2020-01-23T20:22:00Z">
        <w:r w:rsidR="00B44B27">
          <w:rPr>
            <w:rFonts w:hint="eastAsia"/>
            <w:sz w:val="24"/>
          </w:rPr>
          <w:t>从而</w:t>
        </w:r>
      </w:ins>
      <w:ins w:id="404" w:author="PhD - Gao Jie" w:date="2020-01-23T19:56:00Z">
        <w:r w:rsidR="00D07AF7">
          <w:rPr>
            <w:rFonts w:hint="eastAsia"/>
            <w:sz w:val="24"/>
          </w:rPr>
          <w:t>尽可能地还原真实世界</w:t>
        </w:r>
      </w:ins>
      <w:ins w:id="405" w:author="PhD - Gao Jie" w:date="2020-01-23T20:22:00Z">
        <w:r w:rsidR="00B44B27">
          <w:rPr>
            <w:rFonts w:hint="eastAsia"/>
            <w:sz w:val="24"/>
          </w:rPr>
          <w:t>中的</w:t>
        </w:r>
      </w:ins>
      <w:ins w:id="406" w:author="PhD - Gao Jie" w:date="2020-01-23T20:23:00Z">
        <w:r w:rsidR="00B44B27">
          <w:rPr>
            <w:rFonts w:hint="eastAsia"/>
            <w:sz w:val="24"/>
          </w:rPr>
          <w:t>环境</w:t>
        </w:r>
      </w:ins>
      <w:ins w:id="407" w:author="PhD - Gao Jie" w:date="2020-01-23T19:56:00Z">
        <w:r w:rsidR="00D07AF7">
          <w:rPr>
            <w:rFonts w:hint="eastAsia"/>
            <w:sz w:val="24"/>
          </w:rPr>
          <w:t>。</w:t>
        </w:r>
      </w:ins>
    </w:p>
    <w:p w14:paraId="6A84D411" w14:textId="77777777" w:rsidR="00B44B27" w:rsidRDefault="00B44B27" w:rsidP="000409D5">
      <w:pPr>
        <w:spacing w:line="360" w:lineRule="auto"/>
        <w:rPr>
          <w:rFonts w:hint="eastAsia"/>
          <w:sz w:val="24"/>
        </w:rPr>
        <w:pPrChange w:id="408" w:author="PhD - Gao Jie" w:date="2020-01-23T17:20:00Z">
          <w:pPr>
            <w:spacing w:line="360" w:lineRule="auto"/>
            <w:ind w:firstLineChars="200" w:firstLine="480"/>
          </w:pPr>
        </w:pPrChange>
      </w:pPr>
    </w:p>
    <w:p w14:paraId="04C87555" w14:textId="77777777" w:rsidR="00D07AF7" w:rsidRDefault="00B44B27" w:rsidP="00B44B27">
      <w:pPr>
        <w:pStyle w:val="Heading2"/>
        <w:keepLines/>
        <w:numPr>
          <w:ilvl w:val="1"/>
          <w:numId w:val="1"/>
        </w:numPr>
        <w:spacing w:before="260" w:after="260" w:line="416" w:lineRule="auto"/>
        <w:rPr>
          <w:sz w:val="32"/>
          <w:szCs w:val="32"/>
        </w:rPr>
      </w:pPr>
      <w:bookmarkStart w:id="409" w:name="_Toc30767831"/>
      <w:r>
        <w:rPr>
          <w:rFonts w:hint="eastAsia"/>
          <w:sz w:val="32"/>
          <w:szCs w:val="32"/>
        </w:rPr>
        <w:t>课题目的及意义</w:t>
      </w:r>
      <w:bookmarkEnd w:id="409"/>
    </w:p>
    <w:p w14:paraId="1949F999" w14:textId="77777777" w:rsidR="0068005B" w:rsidRDefault="00B44B27" w:rsidP="0068005B">
      <w:pPr>
        <w:spacing w:line="360" w:lineRule="auto"/>
        <w:ind w:firstLine="480"/>
        <w:rPr>
          <w:ins w:id="410" w:author="PhD - Gao Jie" w:date="2020-01-23T20:32:00Z"/>
          <w:sz w:val="24"/>
          <w:highlight w:val="yellow"/>
        </w:rPr>
      </w:pPr>
      <w:r w:rsidRPr="0068005B">
        <w:rPr>
          <w:rFonts w:hint="eastAsia"/>
          <w:sz w:val="24"/>
        </w:rPr>
        <w:t>为了解决上文提到的</w:t>
      </w:r>
      <w:r w:rsidR="0068005B" w:rsidRPr="0068005B">
        <w:rPr>
          <w:rFonts w:hint="eastAsia"/>
          <w:sz w:val="24"/>
        </w:rPr>
        <w:t>虚拟现实空间混响效果优化问题，</w:t>
      </w:r>
      <w:ins w:id="411" w:author="PhD - Gao Jie" w:date="2020-01-23T20:29:00Z">
        <w:r w:rsidR="0068005B">
          <w:rPr>
            <w:rFonts w:hint="eastAsia"/>
            <w:sz w:val="24"/>
          </w:rPr>
          <w:t>本文提出了虚拟现实混响实时生成系统</w:t>
        </w:r>
      </w:ins>
      <w:ins w:id="412" w:author="PhD - Gao Jie" w:date="2020-01-23T20:31:00Z">
        <w:r w:rsidR="0068005B">
          <w:rPr>
            <w:rFonts w:hint="eastAsia"/>
            <w:sz w:val="24"/>
          </w:rPr>
          <w:t>，对虚拟现实建筑模型中的声音生成进行了优化。其主要优化点为：</w:t>
        </w:r>
      </w:ins>
      <w:ins w:id="413" w:author="PhD - Gao Jie" w:date="2020-01-23T20:32:00Z">
        <w:r w:rsidR="0068005B" w:rsidRPr="0068005B">
          <w:rPr>
            <w:sz w:val="24"/>
            <w:highlight w:val="yellow"/>
            <w:rPrChange w:id="414" w:author="PhD - Gao Jie" w:date="2020-01-23T20:32:00Z">
              <w:rPr>
                <w:sz w:val="24"/>
              </w:rPr>
            </w:rPrChange>
          </w:rPr>
          <w:t>#</w:t>
        </w:r>
        <w:r w:rsidR="0068005B" w:rsidRPr="0068005B">
          <w:rPr>
            <w:rFonts w:hint="eastAsia"/>
            <w:sz w:val="24"/>
            <w:highlight w:val="yellow"/>
            <w:rPrChange w:id="415" w:author="PhD - Gao Jie" w:date="2020-01-23T20:32:00Z">
              <w:rPr>
                <w:rFonts w:hint="eastAsia"/>
                <w:sz w:val="24"/>
              </w:rPr>
            </w:rPrChange>
          </w:rPr>
          <w:t>Todo</w:t>
        </w:r>
      </w:ins>
    </w:p>
    <w:p w14:paraId="45F93381" w14:textId="77777777" w:rsidR="0068005B" w:rsidRPr="0068005B" w:rsidRDefault="0068005B" w:rsidP="0068005B">
      <w:pPr>
        <w:spacing w:line="360" w:lineRule="auto"/>
        <w:ind w:firstLine="480"/>
        <w:rPr>
          <w:rFonts w:hint="eastAsia"/>
          <w:sz w:val="24"/>
        </w:rPr>
        <w:pPrChange w:id="416" w:author="PhD - Gao Jie" w:date="2020-01-23T20:32:00Z">
          <w:pPr/>
        </w:pPrChange>
      </w:pPr>
      <w:ins w:id="417" w:author="PhD - Gao Jie" w:date="2020-01-23T20:32:00Z">
        <w:r>
          <w:rPr>
            <w:rFonts w:hint="eastAsia"/>
            <w:sz w:val="24"/>
          </w:rPr>
          <w:t>本文提出的虚拟现实混响实时生成系统，</w:t>
        </w:r>
      </w:ins>
      <w:ins w:id="418" w:author="PhD - Gao Jie" w:date="2020-01-23T20:33:00Z">
        <w:r>
          <w:rPr>
            <w:rFonts w:hint="eastAsia"/>
            <w:sz w:val="24"/>
          </w:rPr>
          <w:t>能够帮助用户更加方便地设计</w:t>
        </w:r>
      </w:ins>
      <w:ins w:id="419" w:author="PhD - Gao Jie" w:date="2020-01-23T20:34:00Z">
        <w:r w:rsidR="00E87185">
          <w:rPr>
            <w:rFonts w:hint="eastAsia"/>
            <w:sz w:val="24"/>
          </w:rPr>
          <w:t>出沉浸感更好的虚拟现实空间模型。</w:t>
        </w:r>
        <w:r w:rsidR="00E87185" w:rsidRPr="00E87185">
          <w:rPr>
            <w:rFonts w:hint="eastAsia"/>
            <w:sz w:val="24"/>
            <w:highlight w:val="yellow"/>
            <w:rPrChange w:id="420" w:author="PhD - Gao Jie" w:date="2020-01-23T20:34:00Z">
              <w:rPr>
                <w:rFonts w:hint="eastAsia"/>
                <w:sz w:val="24"/>
              </w:rPr>
            </w:rPrChange>
          </w:rPr>
          <w:t>#Todo</w:t>
        </w:r>
      </w:ins>
    </w:p>
    <w:p w14:paraId="0439BC4D" w14:textId="77777777" w:rsidR="00853744" w:rsidDel="00D07AF7" w:rsidRDefault="00853744" w:rsidP="00D07AF7">
      <w:pPr>
        <w:spacing w:line="360" w:lineRule="auto"/>
        <w:rPr>
          <w:del w:id="421" w:author="PhD - Gao Jie" w:date="2020-01-23T19:56:00Z"/>
          <w:sz w:val="24"/>
        </w:rPr>
        <w:pPrChange w:id="422" w:author="PhD - Gao Jie" w:date="2020-01-23T19:55:00Z">
          <w:pPr>
            <w:spacing w:line="360" w:lineRule="auto"/>
            <w:ind w:firstLineChars="200" w:firstLine="480"/>
          </w:pPr>
        </w:pPrChange>
      </w:pPr>
      <w:del w:id="423" w:author="PhD - Gao Jie" w:date="2020-01-23T19:55:00Z">
        <w:r w:rsidDel="00D07AF7">
          <w:rPr>
            <w:rFonts w:hint="eastAsia"/>
            <w:sz w:val="24"/>
          </w:rPr>
          <w:lastRenderedPageBreak/>
          <w:delText>虚拟现实的另一大特征是交互性，用户应当可以随意地在空间中走动。在真实的室内环境中，随着听者的走动，其在空间中的位置会发生改变，</w:delText>
        </w:r>
        <w:r w:rsidR="00F76957" w:rsidDel="00D07AF7">
          <w:rPr>
            <w:rFonts w:hint="eastAsia"/>
            <w:sz w:val="24"/>
          </w:rPr>
          <w:delText>无论声源是来自听者本身，还是来自空间中某一固定或移动的位置，听感都会相应地发生改变。</w:delText>
        </w:r>
      </w:del>
      <w:del w:id="424" w:author="PhD - Gao Jie" w:date="2020-01-23T19:56:00Z">
        <w:r w:rsidR="00F76957" w:rsidDel="00D07AF7">
          <w:rPr>
            <w:rFonts w:hint="eastAsia"/>
            <w:sz w:val="24"/>
          </w:rPr>
          <w:delText>因此，在虚拟现实中也需要模拟这一自然的交互体验，实时地根据用户的操作改变其在空间中听到的效果，从而更好地增加用户的沉浸感。</w:delText>
        </w:r>
        <w:bookmarkStart w:id="425" w:name="_Toc30767832"/>
        <w:bookmarkEnd w:id="425"/>
      </w:del>
    </w:p>
    <w:p w14:paraId="35F980AF" w14:textId="77777777" w:rsidR="004437CD" w:rsidRDefault="00802671">
      <w:pPr>
        <w:pStyle w:val="Heading2"/>
        <w:keepLines/>
        <w:numPr>
          <w:ilvl w:val="1"/>
          <w:numId w:val="1"/>
        </w:numPr>
        <w:spacing w:before="260" w:after="260" w:line="416" w:lineRule="auto"/>
        <w:rPr>
          <w:ins w:id="426" w:author="PhD - Gao Jie" w:date="2020-01-23T21:00:00Z"/>
          <w:sz w:val="32"/>
          <w:szCs w:val="32"/>
        </w:rPr>
      </w:pPr>
      <w:bookmarkStart w:id="427" w:name="_Toc30767833"/>
      <w:r>
        <w:rPr>
          <w:rFonts w:hint="eastAsia"/>
          <w:sz w:val="32"/>
          <w:szCs w:val="32"/>
        </w:rPr>
        <w:t>国内外研究</w:t>
      </w:r>
      <w:ins w:id="428" w:author="PhD - Gao Jie" w:date="2020-01-23T16:04:00Z">
        <w:r w:rsidR="00DD73DA">
          <w:rPr>
            <w:rFonts w:hint="eastAsia"/>
            <w:sz w:val="32"/>
            <w:szCs w:val="32"/>
          </w:rPr>
          <w:t>现状</w:t>
        </w:r>
      </w:ins>
      <w:bookmarkEnd w:id="427"/>
      <w:del w:id="429" w:author="PhD - Gao Jie" w:date="2020-01-23T16:04:00Z">
        <w:r w:rsidDel="00DD73DA">
          <w:rPr>
            <w:rFonts w:hint="eastAsia"/>
            <w:sz w:val="32"/>
            <w:szCs w:val="32"/>
          </w:rPr>
          <w:delText>概况</w:delText>
        </w:r>
      </w:del>
    </w:p>
    <w:p w14:paraId="3FCA8195" w14:textId="77777777" w:rsidR="00183AF0" w:rsidRPr="00C146CA" w:rsidDel="00BE7C54" w:rsidRDefault="00C146CA" w:rsidP="00BE7C54">
      <w:pPr>
        <w:spacing w:line="360" w:lineRule="auto"/>
        <w:ind w:firstLineChars="200" w:firstLine="480"/>
        <w:rPr>
          <w:del w:id="430" w:author="PhD - Gao Jie" w:date="2020-01-23T22:42:00Z"/>
          <w:rFonts w:hint="eastAsia"/>
          <w:sz w:val="24"/>
          <w:rPrChange w:id="431" w:author="PhD - Gao Jie" w:date="2020-01-23T21:10:00Z">
            <w:rPr>
              <w:del w:id="432" w:author="PhD - Gao Jie" w:date="2020-01-23T22:42:00Z"/>
              <w:rFonts w:hint="eastAsia"/>
              <w:sz w:val="32"/>
              <w:szCs w:val="32"/>
            </w:rPr>
          </w:rPrChange>
        </w:rPr>
        <w:pPrChange w:id="433" w:author="PhD - Gao Jie" w:date="2020-01-23T22:42:00Z">
          <w:pPr/>
        </w:pPrChange>
      </w:pPr>
      <w:del w:id="434" w:author="PhD - Gao Jie" w:date="2020-01-23T22:40:00Z">
        <w:r w:rsidRPr="009F43D4" w:rsidDel="00BE7C54">
          <w:rPr>
            <w:rFonts w:hint="eastAsia"/>
            <w:sz w:val="24"/>
          </w:rPr>
          <w:delText>在国外，</w:delText>
        </w:r>
      </w:del>
      <w:del w:id="435" w:author="PhD - Gao Jie" w:date="2020-01-23T22:42:00Z">
        <w:r w:rsidRPr="009F43D4" w:rsidDel="00BE7C54">
          <w:rPr>
            <w:rFonts w:hint="eastAsia"/>
            <w:sz w:val="24"/>
          </w:rPr>
          <w:delText>虚拟现实混响实时生成系统属于可听化技术的范畴</w:delText>
        </w:r>
        <w:r w:rsidDel="00BE7C54">
          <w:rPr>
            <w:rFonts w:hint="eastAsia"/>
            <w:sz w:val="24"/>
          </w:rPr>
          <w:delText>。可听化技术指的</w:delText>
        </w:r>
        <w:r w:rsidR="00A169D2" w:rsidDel="00BE7C54">
          <w:rPr>
            <w:rFonts w:hint="eastAsia"/>
            <w:sz w:val="24"/>
          </w:rPr>
          <w:delText>是从数据中创造可听的声音文件。</w:delText>
        </w:r>
        <w:bookmarkStart w:id="436" w:name="_Toc30767834"/>
        <w:bookmarkEnd w:id="436"/>
      </w:del>
    </w:p>
    <w:p w14:paraId="56D9F9F5" w14:textId="77777777" w:rsidR="001C4311" w:rsidDel="00B44B27" w:rsidRDefault="00802671" w:rsidP="001C4311">
      <w:pPr>
        <w:spacing w:line="360" w:lineRule="auto"/>
        <w:ind w:firstLineChars="200" w:firstLine="480"/>
        <w:rPr>
          <w:del w:id="437" w:author="PhD - Gao Jie" w:date="2020-01-23T20:16:00Z"/>
          <w:sz w:val="24"/>
        </w:rPr>
      </w:pPr>
      <w:del w:id="438" w:author="PhD - Gao Jie" w:date="2020-01-23T20:16:00Z">
        <w:r w:rsidDel="00B44B27">
          <w:rPr>
            <w:rFonts w:hint="eastAsia"/>
            <w:sz w:val="24"/>
          </w:rPr>
          <w:delText>由于虚拟现实的不断发展</w:delText>
        </w:r>
        <w:r w:rsidR="00F65506" w:rsidDel="00B44B27">
          <w:rPr>
            <w:rFonts w:hint="eastAsia"/>
            <w:sz w:val="24"/>
          </w:rPr>
          <w:delText>，使用</w:delText>
        </w:r>
        <w:r w:rsidR="001C4311" w:rsidDel="00B44B27">
          <w:rPr>
            <w:rFonts w:hint="eastAsia"/>
            <w:sz w:val="24"/>
          </w:rPr>
          <w:delText>传统影视、游戏中</w:delText>
        </w:r>
        <w:r w:rsidR="00740EDC" w:rsidDel="00B44B27">
          <w:rPr>
            <w:rFonts w:hint="eastAsia"/>
            <w:sz w:val="24"/>
          </w:rPr>
          <w:delText>制作混响的方式越来越显示出</w:delText>
        </w:r>
      </w:del>
      <w:del w:id="439" w:author="PhD - Gao Jie" w:date="2020-01-23T20:13:00Z">
        <w:r w:rsidR="00740EDC" w:rsidDel="00731B2E">
          <w:rPr>
            <w:rFonts w:hint="eastAsia"/>
            <w:sz w:val="24"/>
          </w:rPr>
          <w:delText>它的</w:delText>
        </w:r>
      </w:del>
      <w:del w:id="440" w:author="PhD - Gao Jie" w:date="2020-01-23T20:16:00Z">
        <w:r w:rsidR="00740EDC" w:rsidDel="00B44B27">
          <w:rPr>
            <w:rFonts w:hint="eastAsia"/>
            <w:sz w:val="24"/>
          </w:rPr>
          <w:delText>局限性，</w:delText>
        </w:r>
        <w:r w:rsidR="001C4311" w:rsidDel="00B44B27">
          <w:rPr>
            <w:rFonts w:hint="eastAsia"/>
            <w:sz w:val="24"/>
          </w:rPr>
          <w:delText>不足以满足虚拟现实对于沉浸感、真实感的需要。</w:delText>
        </w:r>
        <w:r w:rsidR="00740EDC" w:rsidDel="00B44B27">
          <w:rPr>
            <w:rFonts w:hint="eastAsia"/>
            <w:sz w:val="24"/>
          </w:rPr>
          <w:delText>近年来一些科研机构或个人正在针对房间声学的可听化进行相关研究。</w:delText>
        </w:r>
        <w:bookmarkStart w:id="441" w:name="_Toc30767835"/>
        <w:bookmarkEnd w:id="441"/>
      </w:del>
    </w:p>
    <w:p w14:paraId="03571B20" w14:textId="77777777" w:rsidR="00E47806" w:rsidDel="00B44B27" w:rsidRDefault="00D61473" w:rsidP="001C4311">
      <w:pPr>
        <w:spacing w:line="360" w:lineRule="auto"/>
        <w:ind w:firstLineChars="200" w:firstLine="480"/>
        <w:rPr>
          <w:del w:id="442" w:author="PhD - Gao Jie" w:date="2020-01-23T20:16:00Z"/>
          <w:sz w:val="24"/>
        </w:rPr>
      </w:pPr>
      <w:del w:id="443" w:author="PhD - Gao Jie" w:date="2020-01-23T20:16:00Z">
        <w:r w:rsidDel="00B44B27">
          <w:rPr>
            <w:rFonts w:hint="eastAsia"/>
            <w:sz w:val="24"/>
          </w:rPr>
          <w:delText>可听化技术由</w:delText>
        </w:r>
        <w:r w:rsidDel="00B44B27">
          <w:rPr>
            <w:rFonts w:hint="eastAsia"/>
            <w:sz w:val="24"/>
          </w:rPr>
          <w:delText>Mendel</w:delText>
        </w:r>
        <w:r w:rsidDel="00B44B27">
          <w:rPr>
            <w:sz w:val="24"/>
          </w:rPr>
          <w:delText xml:space="preserve"> </w:delText>
        </w:r>
        <w:r w:rsidDel="00B44B27">
          <w:rPr>
            <w:rFonts w:hint="eastAsia"/>
            <w:sz w:val="24"/>
          </w:rPr>
          <w:delText>Kleiner</w:delText>
        </w:r>
        <w:r w:rsidDel="00B44B27">
          <w:rPr>
            <w:rFonts w:hint="eastAsia"/>
            <w:sz w:val="24"/>
          </w:rPr>
          <w:delText>等人于</w:delText>
        </w:r>
        <w:r w:rsidDel="00B44B27">
          <w:rPr>
            <w:rFonts w:hint="eastAsia"/>
            <w:sz w:val="24"/>
          </w:rPr>
          <w:delText>1</w:delText>
        </w:r>
        <w:r w:rsidDel="00B44B27">
          <w:rPr>
            <w:sz w:val="24"/>
          </w:rPr>
          <w:delText>993</w:delText>
        </w:r>
        <w:r w:rsidDel="00B44B27">
          <w:rPr>
            <w:rFonts w:hint="eastAsia"/>
            <w:sz w:val="24"/>
          </w:rPr>
          <w:delText>年提出，是一个与视觉方向的“可视化”进行类比的概念，</w:delText>
        </w:r>
        <w:r w:rsidR="00E47806" w:rsidDel="00B44B27">
          <w:rPr>
            <w:rFonts w:hint="eastAsia"/>
            <w:sz w:val="24"/>
          </w:rPr>
          <w:delText>定义为通过物理或数学建模模拟双耳听到声音的过程，</w:delText>
        </w:r>
        <w:r w:rsidDel="00B44B27">
          <w:rPr>
            <w:rFonts w:hint="eastAsia"/>
            <w:sz w:val="24"/>
          </w:rPr>
          <w:delText>用于生成一个可听的声场</w:delText>
        </w:r>
        <w:r w:rsidR="00993AAA" w:rsidDel="00B44B27">
          <w:rPr>
            <w:rFonts w:hint="eastAsia"/>
            <w:sz w:val="24"/>
          </w:rPr>
          <w:delText>，而不是用抽象的数值来描述声音</w:delText>
        </w:r>
        <w:r w:rsidDel="00B44B27">
          <w:rPr>
            <w:rFonts w:hint="eastAsia"/>
            <w:sz w:val="24"/>
          </w:rPr>
          <w:delText>。</w:delText>
        </w:r>
        <w:r w:rsidR="00F65506" w:rsidDel="00B44B27">
          <w:rPr>
            <w:rFonts w:hint="eastAsia"/>
            <w:sz w:val="24"/>
          </w:rPr>
          <w:delText xml:space="preserve"> </w:delText>
        </w:r>
        <w:bookmarkStart w:id="444" w:name="_Toc30767836"/>
        <w:bookmarkEnd w:id="444"/>
      </w:del>
    </w:p>
    <w:p w14:paraId="3FB85C6A" w14:textId="77777777" w:rsidR="00A702CA" w:rsidDel="00B44B27" w:rsidRDefault="00A702CA" w:rsidP="001C4311">
      <w:pPr>
        <w:spacing w:line="360" w:lineRule="auto"/>
        <w:ind w:firstLineChars="200" w:firstLine="480"/>
        <w:rPr>
          <w:del w:id="445" w:author="PhD - Gao Jie" w:date="2020-01-23T20:16:00Z"/>
          <w:rFonts w:hint="eastAsia"/>
          <w:sz w:val="24"/>
        </w:rPr>
      </w:pPr>
      <w:del w:id="446" w:author="PhD - Gao Jie" w:date="2020-01-23T20:16:00Z">
        <w:r w:rsidDel="00B44B27">
          <w:rPr>
            <w:rFonts w:hint="eastAsia"/>
            <w:sz w:val="24"/>
          </w:rPr>
          <w:delText>可听化分为</w:delText>
        </w:r>
        <w:r w:rsidDel="00B44B27">
          <w:rPr>
            <w:rFonts w:hint="eastAsia"/>
            <w:sz w:val="24"/>
          </w:rPr>
          <w:delText>3</w:delText>
        </w:r>
        <w:r w:rsidDel="00B44B27">
          <w:rPr>
            <w:rFonts w:hint="eastAsia"/>
            <w:sz w:val="24"/>
          </w:rPr>
          <w:delText>个部分，声源的模拟、传播过程模拟、最后输出结果</w:delText>
        </w:r>
        <w:bookmarkStart w:id="447" w:name="_Toc30767837"/>
        <w:bookmarkEnd w:id="447"/>
      </w:del>
    </w:p>
    <w:p w14:paraId="1EBE146B" w14:textId="77777777" w:rsidR="001C4311" w:rsidDel="00B44B27" w:rsidRDefault="00F65506" w:rsidP="001C4311">
      <w:pPr>
        <w:spacing w:line="360" w:lineRule="auto"/>
        <w:ind w:firstLineChars="200" w:firstLine="480"/>
        <w:rPr>
          <w:del w:id="448" w:author="PhD - Gao Jie" w:date="2020-01-23T20:16:00Z"/>
          <w:sz w:val="24"/>
        </w:rPr>
      </w:pPr>
      <w:del w:id="449" w:author="PhD - Gao Jie" w:date="2020-01-23T20:16:00Z">
        <w:r w:rsidDel="00B44B27">
          <w:rPr>
            <w:rFonts w:hint="eastAsia"/>
            <w:sz w:val="24"/>
          </w:rPr>
          <w:delText>在房间声学中，可听化的目的则是使房间声学变得可听，结果是</w:delText>
        </w:r>
        <w:r w:rsidR="00E47806" w:rsidDel="00B44B27">
          <w:rPr>
            <w:rFonts w:hint="eastAsia"/>
            <w:sz w:val="24"/>
          </w:rPr>
          <w:delText>模拟</w:delText>
        </w:r>
        <w:r w:rsidDel="00B44B27">
          <w:rPr>
            <w:rFonts w:hint="eastAsia"/>
            <w:sz w:val="24"/>
          </w:rPr>
          <w:delText>声源在某一现有或不存在的房间中播放的效果</w:delText>
        </w:r>
        <w:r w:rsidR="00E47806" w:rsidDel="00B44B27">
          <w:rPr>
            <w:rFonts w:hint="eastAsia"/>
            <w:sz w:val="24"/>
          </w:rPr>
          <w:delText>，这可以使得房间声学设计的结果更加具体直观。</w:delText>
        </w:r>
        <w:r w:rsidR="00E47806" w:rsidDel="00B44B27">
          <w:rPr>
            <w:rFonts w:hint="eastAsia"/>
            <w:sz w:val="24"/>
          </w:rPr>
          <w:delText>2</w:delText>
        </w:r>
        <w:r w:rsidR="00E47806" w:rsidDel="00B44B27">
          <w:rPr>
            <w:sz w:val="24"/>
          </w:rPr>
          <w:delText>008</w:delText>
        </w:r>
        <w:r w:rsidR="00E47806" w:rsidDel="00B44B27">
          <w:rPr>
            <w:rFonts w:hint="eastAsia"/>
            <w:sz w:val="24"/>
          </w:rPr>
          <w:delText>年，</w:delText>
        </w:r>
        <w:r w:rsidR="00E47806" w:rsidRPr="00E47806" w:rsidDel="00B44B27">
          <w:rPr>
            <w:sz w:val="24"/>
          </w:rPr>
          <w:delText>Vorla ̈nder</w:delText>
        </w:r>
        <w:r w:rsidR="00E47806" w:rsidDel="00B44B27">
          <w:rPr>
            <w:rFonts w:hint="eastAsia"/>
            <w:sz w:val="24"/>
          </w:rPr>
          <w:delText>提出了一个更综合的定义，即“可听化是一个能从数值（</w:delText>
        </w:r>
        <w:r w:rsidR="00B1717A" w:rsidDel="00B44B27">
          <w:rPr>
            <w:rFonts w:hint="eastAsia"/>
            <w:sz w:val="24"/>
          </w:rPr>
          <w:delText>通过</w:delText>
        </w:r>
        <w:r w:rsidR="00E47806" w:rsidDel="00B44B27">
          <w:rPr>
            <w:rFonts w:hint="eastAsia"/>
            <w:sz w:val="24"/>
          </w:rPr>
          <w:delText>测量、</w:delText>
        </w:r>
        <w:r w:rsidR="00B1717A" w:rsidDel="00B44B27">
          <w:rPr>
            <w:rFonts w:hint="eastAsia"/>
            <w:sz w:val="24"/>
          </w:rPr>
          <w:delText>模拟</w:delText>
        </w:r>
        <w:r w:rsidR="00E47806" w:rsidDel="00B44B27">
          <w:rPr>
            <w:rFonts w:hint="eastAsia"/>
            <w:sz w:val="24"/>
          </w:rPr>
          <w:delText>或合成）中创建可以听见的声音文件的技术。”</w:delText>
        </w:r>
        <w:bookmarkStart w:id="450" w:name="_Toc30767838"/>
        <w:bookmarkEnd w:id="450"/>
      </w:del>
    </w:p>
    <w:p w14:paraId="7D221267" w14:textId="77777777" w:rsidR="00B1717A" w:rsidDel="00B44B27" w:rsidRDefault="00683C73" w:rsidP="001C4311">
      <w:pPr>
        <w:spacing w:line="360" w:lineRule="auto"/>
        <w:ind w:firstLineChars="200" w:firstLine="480"/>
        <w:rPr>
          <w:del w:id="451" w:author="PhD - Gao Jie" w:date="2020-01-23T20:16:00Z"/>
          <w:sz w:val="24"/>
        </w:rPr>
      </w:pPr>
      <w:del w:id="452" w:author="PhD - Gao Jie" w:date="2020-01-23T20:16:00Z">
        <w:r w:rsidDel="00B44B27">
          <w:rPr>
            <w:rFonts w:hint="eastAsia"/>
            <w:sz w:val="24"/>
          </w:rPr>
          <w:delText>对于房间声学的混响模拟，</w:delText>
        </w:r>
        <w:r w:rsidDel="00B44B27">
          <w:rPr>
            <w:rFonts w:hint="eastAsia"/>
            <w:sz w:val="24"/>
          </w:rPr>
          <w:delText>Schroeder</w:delText>
        </w:r>
        <w:r w:rsidDel="00B44B27">
          <w:rPr>
            <w:rFonts w:hint="eastAsia"/>
            <w:sz w:val="24"/>
          </w:rPr>
          <w:delText>首先提出了用人工混响模型进行实现，而后</w:delText>
        </w:r>
        <w:r w:rsidDel="00B44B27">
          <w:rPr>
            <w:rFonts w:hint="eastAsia"/>
            <w:sz w:val="24"/>
          </w:rPr>
          <w:delText>Moorer</w:delText>
        </w:r>
        <w:r w:rsidDel="00B44B27">
          <w:rPr>
            <w:rFonts w:hint="eastAsia"/>
            <w:sz w:val="24"/>
          </w:rPr>
          <w:delText>对模型又进行了改进，直到今天在以上两个经典的人工混响模型基础上，为数字信号制作混响效果方面已有了很多优秀的研究成果，例如</w:delText>
        </w:r>
        <w:r w:rsidDel="00B44B27">
          <w:rPr>
            <w:rFonts w:hint="eastAsia"/>
            <w:sz w:val="24"/>
          </w:rPr>
          <w:delText>Gardner</w:delText>
        </w:r>
        <w:r w:rsidDel="00B44B27">
          <w:rPr>
            <w:rFonts w:hint="eastAsia"/>
            <w:sz w:val="24"/>
          </w:rPr>
          <w:delText>、</w:delText>
        </w:r>
        <w:r w:rsidDel="00B44B27">
          <w:rPr>
            <w:rFonts w:hint="eastAsia"/>
            <w:sz w:val="24"/>
          </w:rPr>
          <w:delText>Jot</w:delText>
        </w:r>
        <w:r w:rsidDel="00B44B27">
          <w:rPr>
            <w:rFonts w:hint="eastAsia"/>
            <w:sz w:val="24"/>
          </w:rPr>
          <w:delText>、</w:delText>
        </w:r>
        <w:r w:rsidDel="00B44B27">
          <w:rPr>
            <w:rFonts w:hint="eastAsia"/>
            <w:sz w:val="24"/>
          </w:rPr>
          <w:delText>Dattoroo</w:delText>
        </w:r>
        <w:r w:rsidDel="00B44B27">
          <w:rPr>
            <w:rFonts w:hint="eastAsia"/>
            <w:sz w:val="24"/>
          </w:rPr>
          <w:delText>等模型，这些模型已广泛应用于影视、游戏声音设计的工作流程中。</w:delText>
        </w:r>
        <w:bookmarkStart w:id="453" w:name="_Toc30767839"/>
        <w:bookmarkEnd w:id="453"/>
      </w:del>
    </w:p>
    <w:p w14:paraId="1F28E8D7" w14:textId="77777777" w:rsidR="00740EDC" w:rsidRDefault="00740EDC" w:rsidP="00740EDC">
      <w:pPr>
        <w:pStyle w:val="3"/>
        <w:numPr>
          <w:ilvl w:val="2"/>
          <w:numId w:val="1"/>
        </w:numPr>
        <w:rPr>
          <w:rFonts w:ascii="SimHei" w:eastAsia="SimHei" w:hint="eastAsia"/>
          <w:b w:val="0"/>
        </w:rPr>
      </w:pPr>
      <w:bookmarkStart w:id="454" w:name="_Toc30767840"/>
      <w:r>
        <w:rPr>
          <w:rFonts w:ascii="SimHei" w:eastAsia="SimHei" w:hint="eastAsia"/>
          <w:b w:val="0"/>
        </w:rPr>
        <w:t>国</w:t>
      </w:r>
      <w:r w:rsidR="001C4311">
        <w:rPr>
          <w:rFonts w:ascii="SimHei" w:eastAsia="SimHei" w:hint="eastAsia"/>
          <w:b w:val="0"/>
        </w:rPr>
        <w:t>内</w:t>
      </w:r>
      <w:r>
        <w:rPr>
          <w:rFonts w:ascii="SimHei" w:eastAsia="SimHei" w:hint="eastAsia"/>
          <w:b w:val="0"/>
        </w:rPr>
        <w:t>研究</w:t>
      </w:r>
      <w:ins w:id="455" w:author="PhD - Gao Jie" w:date="2020-01-23T16:04:00Z">
        <w:r w:rsidR="00DD73DA">
          <w:rPr>
            <w:rFonts w:ascii="SimHei" w:eastAsia="SimHei" w:hint="eastAsia"/>
            <w:b w:val="0"/>
          </w:rPr>
          <w:t>现状</w:t>
        </w:r>
      </w:ins>
      <w:bookmarkEnd w:id="454"/>
      <w:del w:id="456" w:author="PhD - Gao Jie" w:date="2020-01-23T16:04:00Z">
        <w:r w:rsidDel="00DD73DA">
          <w:rPr>
            <w:rFonts w:ascii="SimHei" w:eastAsia="SimHei" w:hint="eastAsia"/>
            <w:b w:val="0"/>
          </w:rPr>
          <w:delText>概况</w:delText>
        </w:r>
      </w:del>
    </w:p>
    <w:p w14:paraId="7F793779" w14:textId="77777777" w:rsidR="001C4311" w:rsidRDefault="001C4311" w:rsidP="001C4311">
      <w:pPr>
        <w:spacing w:line="360" w:lineRule="auto"/>
        <w:ind w:firstLineChars="200" w:firstLine="480"/>
        <w:rPr>
          <w:rFonts w:hint="eastAsia"/>
          <w:sz w:val="24"/>
        </w:rPr>
      </w:pPr>
      <w:r w:rsidRPr="00740EDC">
        <w:rPr>
          <w:rFonts w:hint="eastAsia"/>
          <w:sz w:val="24"/>
        </w:rPr>
        <w:t>国内目前的研究方向大多集中在具体</w:t>
      </w:r>
      <w:r>
        <w:rPr>
          <w:rFonts w:hint="eastAsia"/>
          <w:sz w:val="24"/>
        </w:rPr>
        <w:t>技术</w:t>
      </w:r>
      <w:r w:rsidRPr="00740EDC">
        <w:rPr>
          <w:rFonts w:hint="eastAsia"/>
          <w:sz w:val="24"/>
        </w:rPr>
        <w:t>的</w:t>
      </w:r>
      <w:r>
        <w:rPr>
          <w:rFonts w:hint="eastAsia"/>
          <w:sz w:val="24"/>
        </w:rPr>
        <w:t>算法</w:t>
      </w:r>
      <w:r w:rsidRPr="00740EDC">
        <w:rPr>
          <w:rFonts w:hint="eastAsia"/>
          <w:sz w:val="24"/>
        </w:rPr>
        <w:t>研究</w:t>
      </w:r>
      <w:r w:rsidR="00025E14">
        <w:rPr>
          <w:rFonts w:hint="eastAsia"/>
          <w:sz w:val="24"/>
        </w:rPr>
        <w:t>优化及改进</w:t>
      </w:r>
      <w:r w:rsidRPr="00740EDC">
        <w:rPr>
          <w:rFonts w:hint="eastAsia"/>
          <w:sz w:val="24"/>
        </w:rPr>
        <w:t>，其中</w:t>
      </w:r>
      <w:r>
        <w:rPr>
          <w:rFonts w:hint="eastAsia"/>
          <w:sz w:val="24"/>
        </w:rPr>
        <w:t>包括</w:t>
      </w:r>
      <w:r w:rsidR="008501CD">
        <w:rPr>
          <w:rFonts w:hint="eastAsia"/>
          <w:sz w:val="24"/>
        </w:rPr>
        <w:t>：</w:t>
      </w:r>
    </w:p>
    <w:p w14:paraId="68522613" w14:textId="77777777" w:rsidR="001C4311" w:rsidRDefault="001C4311" w:rsidP="001C4311">
      <w:pPr>
        <w:numPr>
          <w:ilvl w:val="0"/>
          <w:numId w:val="13"/>
        </w:numPr>
        <w:spacing w:line="360" w:lineRule="auto"/>
        <w:rPr>
          <w:sz w:val="24"/>
        </w:rPr>
      </w:pPr>
      <w:r>
        <w:rPr>
          <w:rFonts w:hint="eastAsia"/>
          <w:sz w:val="24"/>
        </w:rPr>
        <w:t>人工混响器模型的研究</w:t>
      </w:r>
    </w:p>
    <w:p w14:paraId="328B9054" w14:textId="77777777" w:rsidR="001C4311" w:rsidRDefault="001C4311" w:rsidP="001C4311">
      <w:pPr>
        <w:numPr>
          <w:ilvl w:val="0"/>
          <w:numId w:val="13"/>
        </w:numPr>
        <w:spacing w:line="360" w:lineRule="auto"/>
        <w:rPr>
          <w:rFonts w:hint="eastAsia"/>
          <w:sz w:val="24"/>
        </w:rPr>
      </w:pPr>
      <w:r>
        <w:rPr>
          <w:rFonts w:hint="eastAsia"/>
          <w:sz w:val="24"/>
        </w:rPr>
        <w:t>可听化技术不同方法的具体研究</w:t>
      </w:r>
      <w:r w:rsidR="00F65506">
        <w:rPr>
          <w:rFonts w:hint="eastAsia"/>
          <w:sz w:val="24"/>
        </w:rPr>
        <w:t>及优化</w:t>
      </w:r>
    </w:p>
    <w:p w14:paraId="2F2CAFCC" w14:textId="77777777" w:rsidR="001C4311" w:rsidRDefault="001C4311" w:rsidP="001C4311">
      <w:pPr>
        <w:numPr>
          <w:ilvl w:val="0"/>
          <w:numId w:val="13"/>
        </w:numPr>
        <w:spacing w:line="360" w:lineRule="auto"/>
        <w:rPr>
          <w:sz w:val="24"/>
        </w:rPr>
      </w:pPr>
      <w:r>
        <w:rPr>
          <w:rFonts w:hint="eastAsia"/>
          <w:sz w:val="24"/>
        </w:rPr>
        <w:t>可听化技术在音质评价中的应用</w:t>
      </w:r>
    </w:p>
    <w:p w14:paraId="6060F14F" w14:textId="77777777" w:rsidR="008214BC" w:rsidRDefault="001C4311" w:rsidP="008214BC">
      <w:pPr>
        <w:numPr>
          <w:ilvl w:val="0"/>
          <w:numId w:val="13"/>
        </w:numPr>
        <w:spacing w:line="360" w:lineRule="auto"/>
        <w:rPr>
          <w:sz w:val="24"/>
        </w:rPr>
      </w:pPr>
      <w:r>
        <w:rPr>
          <w:rFonts w:hint="eastAsia"/>
          <w:sz w:val="24"/>
        </w:rPr>
        <w:t>环绕双耳声的研究</w:t>
      </w:r>
    </w:p>
    <w:p w14:paraId="0216597E" w14:textId="77777777" w:rsidR="008501CD" w:rsidRPr="008214BC" w:rsidDel="007C7021" w:rsidRDefault="008501CD" w:rsidP="008501CD">
      <w:pPr>
        <w:spacing w:line="360" w:lineRule="auto"/>
        <w:rPr>
          <w:del w:id="457" w:author="PhD - Gao Jie" w:date="2020-01-23T22:59:00Z"/>
          <w:rFonts w:hint="eastAsia"/>
          <w:sz w:val="24"/>
        </w:rPr>
      </w:pPr>
      <w:r>
        <w:rPr>
          <w:rFonts w:hint="eastAsia"/>
          <w:sz w:val="24"/>
        </w:rPr>
        <w:t xml:space="preserve">    </w:t>
      </w:r>
      <w:r w:rsidR="009E2248">
        <w:rPr>
          <w:rFonts w:hint="eastAsia"/>
          <w:sz w:val="24"/>
        </w:rPr>
        <w:t>针对虚拟现实领域的房间声学可听化目前还并没有发现。</w:t>
      </w:r>
    </w:p>
    <w:p w14:paraId="2E73D891" w14:textId="77777777" w:rsidR="00740EDC" w:rsidDel="007C7021" w:rsidRDefault="00740EDC" w:rsidP="007C7021">
      <w:pPr>
        <w:pStyle w:val="3"/>
        <w:numPr>
          <w:ilvl w:val="2"/>
          <w:numId w:val="1"/>
        </w:numPr>
        <w:rPr>
          <w:del w:id="458" w:author="PhD - Gao Jie" w:date="2020-01-23T22:42:00Z"/>
          <w:rFonts w:ascii="SimHei" w:eastAsia="SimHei"/>
          <w:b w:val="0"/>
        </w:rPr>
      </w:pPr>
      <w:del w:id="459" w:author="PhD - Gao Jie" w:date="2020-01-23T22:59:00Z">
        <w:r w:rsidDel="007C7021">
          <w:rPr>
            <w:rFonts w:ascii="SimHei" w:eastAsia="SimHei" w:hint="eastAsia"/>
            <w:b w:val="0"/>
          </w:rPr>
          <w:delText>国</w:delText>
        </w:r>
        <w:r w:rsidR="001C4311" w:rsidDel="007C7021">
          <w:rPr>
            <w:rFonts w:ascii="SimHei" w:eastAsia="SimHei" w:hint="eastAsia"/>
            <w:b w:val="0"/>
          </w:rPr>
          <w:delText>外</w:delText>
        </w:r>
        <w:r w:rsidDel="007C7021">
          <w:rPr>
            <w:rFonts w:ascii="SimHei" w:eastAsia="SimHei" w:hint="eastAsia"/>
            <w:b w:val="0"/>
          </w:rPr>
          <w:delText>研究</w:delText>
        </w:r>
      </w:del>
      <w:del w:id="460" w:author="PhD - Gao Jie" w:date="2020-01-23T16:04:00Z">
        <w:r w:rsidDel="00DD73DA">
          <w:rPr>
            <w:rFonts w:ascii="SimHei" w:eastAsia="SimHei" w:hint="eastAsia"/>
            <w:b w:val="0"/>
          </w:rPr>
          <w:delText>概况</w:delText>
        </w:r>
      </w:del>
    </w:p>
    <w:p w14:paraId="2D480972" w14:textId="77777777" w:rsidR="007C7021" w:rsidRDefault="007C7021" w:rsidP="007C7021">
      <w:pPr>
        <w:spacing w:line="360" w:lineRule="auto"/>
        <w:rPr>
          <w:ins w:id="461" w:author="PhD - Gao Jie" w:date="2020-01-23T22:59:00Z"/>
          <w:rFonts w:hint="eastAsia"/>
        </w:rPr>
        <w:pPrChange w:id="462" w:author="PhD - Gao Jie" w:date="2020-01-23T22:59:00Z">
          <w:pPr>
            <w:pStyle w:val="3"/>
            <w:numPr>
              <w:ilvl w:val="2"/>
              <w:numId w:val="1"/>
            </w:numPr>
            <w:tabs>
              <w:tab w:val="num" w:pos="720"/>
            </w:tabs>
            <w:ind w:left="720" w:hanging="720"/>
          </w:pPr>
        </w:pPrChange>
      </w:pPr>
    </w:p>
    <w:p w14:paraId="3F9F31EE" w14:textId="77777777" w:rsidR="00BE7C54" w:rsidRPr="007C7021" w:rsidRDefault="007C7021" w:rsidP="007C7021">
      <w:pPr>
        <w:pStyle w:val="3"/>
        <w:numPr>
          <w:ilvl w:val="2"/>
          <w:numId w:val="1"/>
        </w:numPr>
        <w:rPr>
          <w:ins w:id="463" w:author="PhD - Gao Jie" w:date="2020-01-23T22:42:00Z"/>
          <w:rFonts w:ascii="SimHei" w:eastAsia="SimHei"/>
          <w:b w:val="0"/>
          <w:rPrChange w:id="464" w:author="PhD - Gao Jie" w:date="2020-01-23T22:58:00Z">
            <w:rPr>
              <w:ins w:id="465" w:author="PhD - Gao Jie" w:date="2020-01-23T22:42:00Z"/>
            </w:rPr>
          </w:rPrChange>
        </w:rPr>
        <w:pPrChange w:id="466" w:author="PhD - Gao Jie" w:date="2020-01-23T22:58:00Z">
          <w:pPr>
            <w:spacing w:line="360" w:lineRule="auto"/>
            <w:ind w:firstLineChars="200" w:firstLine="422"/>
          </w:pPr>
        </w:pPrChange>
      </w:pPr>
      <w:bookmarkStart w:id="467" w:name="_Toc30767841"/>
      <w:ins w:id="468" w:author="PhD - Gao Jie" w:date="2020-01-23T22:59:00Z">
        <w:r>
          <w:rPr>
            <w:rFonts w:ascii="SimHei" w:eastAsia="SimHei" w:hint="eastAsia"/>
            <w:b w:val="0"/>
          </w:rPr>
          <w:t>国外研究现状</w:t>
        </w:r>
      </w:ins>
      <w:bookmarkEnd w:id="467"/>
    </w:p>
    <w:p w14:paraId="594B574B" w14:textId="77777777" w:rsidR="001C4311" w:rsidRDefault="00740EDC" w:rsidP="00C87E9F">
      <w:pPr>
        <w:spacing w:line="360" w:lineRule="auto"/>
        <w:ind w:firstLineChars="200" w:firstLine="480"/>
        <w:rPr>
          <w:ins w:id="469" w:author="PhD - Gao Jie" w:date="2020-01-23T22:42:00Z"/>
          <w:sz w:val="24"/>
        </w:rPr>
      </w:pPr>
      <w:r w:rsidRPr="00740EDC">
        <w:rPr>
          <w:rFonts w:hint="eastAsia"/>
          <w:sz w:val="24"/>
        </w:rPr>
        <w:t>国</w:t>
      </w:r>
      <w:r w:rsidR="001C4311">
        <w:rPr>
          <w:rFonts w:hint="eastAsia"/>
          <w:sz w:val="24"/>
        </w:rPr>
        <w:t>外</w:t>
      </w:r>
      <w:r w:rsidR="00025E14">
        <w:rPr>
          <w:rFonts w:hint="eastAsia"/>
          <w:sz w:val="24"/>
        </w:rPr>
        <w:t>除了针对数值的可听化技术研究之外，</w:t>
      </w:r>
      <w:r w:rsidR="001C4311">
        <w:rPr>
          <w:rFonts w:hint="eastAsia"/>
          <w:sz w:val="24"/>
        </w:rPr>
        <w:t>也有</w:t>
      </w:r>
      <w:r w:rsidR="00025E14">
        <w:rPr>
          <w:rFonts w:hint="eastAsia"/>
          <w:sz w:val="24"/>
        </w:rPr>
        <w:t>应用于虚拟现实模型中的研究。</w:t>
      </w:r>
    </w:p>
    <w:p w14:paraId="3A60BE4D" w14:textId="77777777" w:rsidR="00BE7C54" w:rsidRDefault="00BE7C54" w:rsidP="00BE7C54">
      <w:pPr>
        <w:spacing w:line="360" w:lineRule="auto"/>
        <w:ind w:firstLineChars="200" w:firstLine="480"/>
        <w:rPr>
          <w:rFonts w:hint="eastAsia"/>
          <w:sz w:val="24"/>
        </w:rPr>
      </w:pPr>
      <w:ins w:id="470" w:author="PhD - Gao Jie" w:date="2020-01-23T22:42:00Z">
        <w:r>
          <w:rPr>
            <w:rFonts w:hint="eastAsia"/>
            <w:sz w:val="24"/>
          </w:rPr>
          <w:t>在国外，</w:t>
        </w:r>
        <w:r w:rsidRPr="009F43D4">
          <w:rPr>
            <w:rFonts w:hint="eastAsia"/>
            <w:sz w:val="24"/>
          </w:rPr>
          <w:t>虚拟现实混响实时生成系统属于可听化技术的范畴</w:t>
        </w:r>
        <w:r>
          <w:rPr>
            <w:rFonts w:hint="eastAsia"/>
            <w:sz w:val="24"/>
          </w:rPr>
          <w:t>。</w:t>
        </w:r>
      </w:ins>
      <w:ins w:id="471" w:author="PhD - Gao Jie" w:date="2020-01-23T22:43:00Z">
        <w:r>
          <w:rPr>
            <w:rFonts w:hint="eastAsia"/>
            <w:sz w:val="24"/>
          </w:rPr>
          <w:t>可听化技术</w:t>
        </w:r>
      </w:ins>
      <w:ins w:id="472" w:author="PhD - Gao Jie" w:date="2020-01-23T22:42:00Z">
        <w:r>
          <w:rPr>
            <w:rFonts w:hint="eastAsia"/>
            <w:sz w:val="24"/>
          </w:rPr>
          <w:t>由</w:t>
        </w:r>
        <w:r>
          <w:rPr>
            <w:rFonts w:hint="eastAsia"/>
            <w:sz w:val="24"/>
          </w:rPr>
          <w:t>Mendel</w:t>
        </w:r>
        <w:r>
          <w:rPr>
            <w:sz w:val="24"/>
          </w:rPr>
          <w:t xml:space="preserve"> </w:t>
        </w:r>
        <w:r>
          <w:rPr>
            <w:rFonts w:hint="eastAsia"/>
            <w:sz w:val="24"/>
          </w:rPr>
          <w:t>Kleiner</w:t>
        </w:r>
        <w:r>
          <w:rPr>
            <w:rFonts w:hint="eastAsia"/>
            <w:sz w:val="24"/>
          </w:rPr>
          <w:t>等人于</w:t>
        </w:r>
        <w:r>
          <w:rPr>
            <w:rFonts w:hint="eastAsia"/>
            <w:sz w:val="24"/>
          </w:rPr>
          <w:t>1</w:t>
        </w:r>
        <w:r>
          <w:rPr>
            <w:sz w:val="24"/>
          </w:rPr>
          <w:t>993</w:t>
        </w:r>
        <w:r>
          <w:rPr>
            <w:rFonts w:hint="eastAsia"/>
            <w:sz w:val="24"/>
          </w:rPr>
          <w:t>年提出，是一个与视觉方向的“可视化”进行类比的概念，定义为通过物理或数学建模模拟双耳听到声音的过程，</w:t>
        </w:r>
        <w:commentRangeStart w:id="473"/>
        <w:r>
          <w:rPr>
            <w:rFonts w:hint="eastAsia"/>
            <w:sz w:val="24"/>
          </w:rPr>
          <w:t>用于生成一个可听的声场</w:t>
        </w:r>
        <w:commentRangeEnd w:id="473"/>
        <w:r>
          <w:rPr>
            <w:rStyle w:val="CommentReference"/>
          </w:rPr>
          <w:commentReference w:id="473"/>
        </w:r>
        <w:r>
          <w:rPr>
            <w:rFonts w:hint="eastAsia"/>
            <w:sz w:val="24"/>
          </w:rPr>
          <w:t>，而不是用抽象的数值来描述声音。</w:t>
        </w:r>
        <w:r>
          <w:rPr>
            <w:rFonts w:hint="eastAsia"/>
            <w:sz w:val="24"/>
          </w:rPr>
          <w:t xml:space="preserve"> </w:t>
        </w:r>
      </w:ins>
    </w:p>
    <w:p w14:paraId="2C715296" w14:textId="77777777" w:rsidR="009E2248" w:rsidRDefault="001C4311" w:rsidP="001C4311">
      <w:pPr>
        <w:numPr>
          <w:ilvl w:val="0"/>
          <w:numId w:val="2"/>
        </w:numPr>
        <w:spacing w:line="360" w:lineRule="auto"/>
        <w:rPr>
          <w:sz w:val="24"/>
        </w:rPr>
      </w:pPr>
      <w:r>
        <w:rPr>
          <w:rFonts w:hint="eastAsia"/>
          <w:sz w:val="24"/>
        </w:rPr>
        <w:t>谷歌</w:t>
      </w:r>
      <w:r w:rsidR="009E2248">
        <w:rPr>
          <w:rFonts w:hint="eastAsia"/>
          <w:sz w:val="24"/>
        </w:rPr>
        <w:t>：</w:t>
      </w:r>
      <w:r>
        <w:rPr>
          <w:sz w:val="24"/>
        </w:rPr>
        <w:t>reson</w:t>
      </w:r>
      <w:r>
        <w:rPr>
          <w:rFonts w:hint="eastAsia"/>
          <w:sz w:val="24"/>
        </w:rPr>
        <w:t>ance</w:t>
      </w:r>
    </w:p>
    <w:p w14:paraId="127A0A54" w14:textId="77777777" w:rsidR="001C4311" w:rsidRDefault="009E2248" w:rsidP="001C4311">
      <w:pPr>
        <w:numPr>
          <w:ilvl w:val="0"/>
          <w:numId w:val="2"/>
        </w:numPr>
        <w:spacing w:line="360" w:lineRule="auto"/>
        <w:rPr>
          <w:rFonts w:hint="eastAsia"/>
          <w:sz w:val="24"/>
        </w:rPr>
      </w:pPr>
      <w:r>
        <w:rPr>
          <w:rFonts w:hint="eastAsia"/>
          <w:sz w:val="24"/>
        </w:rPr>
        <w:t>O</w:t>
      </w:r>
      <w:r w:rsidR="00025E14">
        <w:rPr>
          <w:rFonts w:hint="eastAsia"/>
          <w:sz w:val="24"/>
        </w:rPr>
        <w:t>culus</w:t>
      </w:r>
      <w:r>
        <w:rPr>
          <w:rFonts w:hint="eastAsia"/>
          <w:sz w:val="24"/>
        </w:rPr>
        <w:t>：</w:t>
      </w:r>
      <w:r w:rsidR="00025E14">
        <w:rPr>
          <w:rFonts w:hint="eastAsia"/>
          <w:sz w:val="24"/>
        </w:rPr>
        <w:t>sptializer</w:t>
      </w:r>
    </w:p>
    <w:p w14:paraId="6EEAF714" w14:textId="77777777" w:rsidR="009E2248" w:rsidRPr="009E2248" w:rsidRDefault="001C4311" w:rsidP="009E2248">
      <w:pPr>
        <w:numPr>
          <w:ilvl w:val="0"/>
          <w:numId w:val="2"/>
        </w:numPr>
        <w:spacing w:line="360" w:lineRule="auto"/>
        <w:rPr>
          <w:rFonts w:hint="eastAsia"/>
          <w:sz w:val="24"/>
        </w:rPr>
      </w:pPr>
      <w:r>
        <w:rPr>
          <w:sz w:val="24"/>
        </w:rPr>
        <w:t>E</w:t>
      </w:r>
      <w:r>
        <w:rPr>
          <w:rFonts w:hint="eastAsia"/>
          <w:sz w:val="24"/>
        </w:rPr>
        <w:t>vertims</w:t>
      </w:r>
      <w:r w:rsidR="005C3890">
        <w:rPr>
          <w:rFonts w:hint="eastAsia"/>
          <w:sz w:val="24"/>
        </w:rPr>
        <w:t>（模型部分是基于</w:t>
      </w:r>
      <w:r w:rsidR="005C3890">
        <w:rPr>
          <w:rFonts w:hint="eastAsia"/>
          <w:sz w:val="24"/>
        </w:rPr>
        <w:t>Blender</w:t>
      </w:r>
      <w:r w:rsidR="005C3890">
        <w:rPr>
          <w:rFonts w:hint="eastAsia"/>
          <w:sz w:val="24"/>
        </w:rPr>
        <w:t>实现的，并且运行时需要额外的计算模组。</w:t>
      </w:r>
    </w:p>
    <w:p w14:paraId="4715ADCE" w14:textId="77777777" w:rsidR="009E2248" w:rsidRDefault="009E2248" w:rsidP="009E2248">
      <w:pPr>
        <w:spacing w:line="360" w:lineRule="auto"/>
        <w:ind w:firstLineChars="200" w:firstLine="480"/>
        <w:rPr>
          <w:rFonts w:hint="eastAsia"/>
          <w:sz w:val="24"/>
        </w:rPr>
      </w:pPr>
      <w:r>
        <w:rPr>
          <w:rFonts w:hint="eastAsia"/>
          <w:sz w:val="24"/>
        </w:rPr>
        <w:t>Evertims</w:t>
      </w:r>
      <w:r>
        <w:rPr>
          <w:rFonts w:hint="eastAsia"/>
          <w:sz w:val="24"/>
        </w:rPr>
        <w:t>采用了虚源法进行实现，基于的开发引擎是</w:t>
      </w:r>
      <w:r>
        <w:rPr>
          <w:rFonts w:hint="eastAsia"/>
          <w:sz w:val="24"/>
        </w:rPr>
        <w:t>Blender</w:t>
      </w:r>
      <w:r>
        <w:rPr>
          <w:rFonts w:hint="eastAsia"/>
          <w:sz w:val="24"/>
        </w:rPr>
        <w:t>，但</w:t>
      </w:r>
      <w:r>
        <w:rPr>
          <w:rFonts w:hint="eastAsia"/>
          <w:sz w:val="24"/>
        </w:rPr>
        <w:t>Blender</w:t>
      </w:r>
      <w:r>
        <w:rPr>
          <w:rFonts w:hint="eastAsia"/>
          <w:sz w:val="24"/>
        </w:rPr>
        <w:t>并不是一个常用的开发引擎。一般的常用引擎是</w:t>
      </w:r>
      <w:r>
        <w:rPr>
          <w:rFonts w:hint="eastAsia"/>
          <w:sz w:val="24"/>
        </w:rPr>
        <w:t>Unity</w:t>
      </w:r>
      <w:r>
        <w:rPr>
          <w:rFonts w:hint="eastAsia"/>
          <w:sz w:val="24"/>
        </w:rPr>
        <w:t>以及</w:t>
      </w:r>
      <w:r>
        <w:rPr>
          <w:rFonts w:hint="eastAsia"/>
          <w:sz w:val="24"/>
        </w:rPr>
        <w:t>Unreal</w:t>
      </w:r>
      <w:r>
        <w:rPr>
          <w:rFonts w:hint="eastAsia"/>
          <w:sz w:val="24"/>
        </w:rPr>
        <w:t>。</w:t>
      </w:r>
    </w:p>
    <w:p w14:paraId="25B99546" w14:textId="77777777" w:rsidR="009E2248" w:rsidRPr="009E2248" w:rsidRDefault="009E2248" w:rsidP="00DE6776">
      <w:pPr>
        <w:spacing w:line="360" w:lineRule="auto"/>
        <w:ind w:firstLineChars="200" w:firstLine="480"/>
        <w:rPr>
          <w:rFonts w:hint="eastAsia"/>
          <w:sz w:val="24"/>
        </w:rPr>
      </w:pPr>
      <w:r>
        <w:rPr>
          <w:rFonts w:hint="eastAsia"/>
          <w:sz w:val="24"/>
        </w:rPr>
        <w:t>谷歌采用的是简单的鞋盒模型，对其他形状的几何空间模拟不好。</w:t>
      </w:r>
    </w:p>
    <w:p w14:paraId="5BA0654F" w14:textId="77777777" w:rsidR="001C4311" w:rsidRDefault="00025E14" w:rsidP="001C4311">
      <w:pPr>
        <w:spacing w:line="360" w:lineRule="auto"/>
        <w:ind w:left="420"/>
        <w:rPr>
          <w:ins w:id="474" w:author="PhD - Gao Jie" w:date="2020-01-23T20:16:00Z"/>
          <w:sz w:val="24"/>
        </w:rPr>
      </w:pPr>
      <w:r>
        <w:rPr>
          <w:rFonts w:hint="eastAsia"/>
          <w:sz w:val="24"/>
        </w:rPr>
        <w:t>但他们的</w:t>
      </w:r>
      <w:r w:rsidR="00DE6776">
        <w:rPr>
          <w:rFonts w:hint="eastAsia"/>
          <w:sz w:val="24"/>
        </w:rPr>
        <w:t>共同点</w:t>
      </w:r>
      <w:r>
        <w:rPr>
          <w:rFonts w:hint="eastAsia"/>
          <w:sz w:val="24"/>
        </w:rPr>
        <w:t>都在于没有考虑到大气的特性对于声音传播的影响。</w:t>
      </w:r>
    </w:p>
    <w:p w14:paraId="335B8175" w14:textId="77777777" w:rsidR="00B44B27" w:rsidRDefault="00B44B27" w:rsidP="00B44B27">
      <w:pPr>
        <w:spacing w:line="360" w:lineRule="auto"/>
        <w:ind w:firstLineChars="200" w:firstLine="480"/>
        <w:rPr>
          <w:ins w:id="475" w:author="PhD - Gao Jie" w:date="2020-01-23T20:16:00Z"/>
          <w:sz w:val="24"/>
        </w:rPr>
      </w:pPr>
      <w:ins w:id="476" w:author="PhD - Gao Jie" w:date="2020-01-23T20:16:00Z">
        <w:r>
          <w:rPr>
            <w:rFonts w:hint="eastAsia"/>
            <w:sz w:val="24"/>
          </w:rPr>
          <w:t>由于虚拟现实的不断发展，使用传统影视、游戏中制作混响的方式越来越显示出局限性，不足以满足虚拟现实对于沉浸感、真实感的需要。近年来一些</w:t>
        </w:r>
        <w:r>
          <w:rPr>
            <w:rFonts w:hint="eastAsia"/>
            <w:sz w:val="24"/>
          </w:rPr>
          <w:lastRenderedPageBreak/>
          <w:t>科研机构或个人正在针对房间声学的可听化进行相关研究。</w:t>
        </w:r>
      </w:ins>
    </w:p>
    <w:p w14:paraId="588245B6" w14:textId="77777777" w:rsidR="00B44B27" w:rsidRDefault="00B44B27" w:rsidP="00B44B27">
      <w:pPr>
        <w:spacing w:line="360" w:lineRule="auto"/>
        <w:ind w:firstLineChars="200" w:firstLine="480"/>
        <w:rPr>
          <w:ins w:id="477" w:author="PhD - Gao Jie" w:date="2020-01-23T20:16:00Z"/>
          <w:rFonts w:hint="eastAsia"/>
          <w:sz w:val="24"/>
        </w:rPr>
      </w:pPr>
      <w:ins w:id="478" w:author="PhD - Gao Jie" w:date="2020-01-23T20:16:00Z">
        <w:r>
          <w:rPr>
            <w:rFonts w:hint="eastAsia"/>
            <w:sz w:val="24"/>
          </w:rPr>
          <w:t>可听化分为</w:t>
        </w:r>
        <w:r>
          <w:rPr>
            <w:rFonts w:hint="eastAsia"/>
            <w:sz w:val="24"/>
          </w:rPr>
          <w:t>3</w:t>
        </w:r>
        <w:r>
          <w:rPr>
            <w:rFonts w:hint="eastAsia"/>
            <w:sz w:val="24"/>
          </w:rPr>
          <w:t>个部分，声源的模拟、传播过程模拟、最后输出结果</w:t>
        </w:r>
      </w:ins>
    </w:p>
    <w:p w14:paraId="18B939A7" w14:textId="77777777" w:rsidR="00B44B27" w:rsidRDefault="00B44B27" w:rsidP="00B44B27">
      <w:pPr>
        <w:spacing w:line="360" w:lineRule="auto"/>
        <w:ind w:firstLineChars="200" w:firstLine="480"/>
        <w:rPr>
          <w:ins w:id="479" w:author="PhD - Gao Jie" w:date="2020-01-23T20:16:00Z"/>
          <w:sz w:val="24"/>
        </w:rPr>
      </w:pPr>
      <w:ins w:id="480" w:author="PhD - Gao Jie" w:date="2020-01-23T20:16:00Z">
        <w:r>
          <w:rPr>
            <w:rFonts w:hint="eastAsia"/>
            <w:sz w:val="24"/>
          </w:rPr>
          <w:t>在房间声学中，可听化的目的则是使房间声学变得可听，结果是模拟声源在某一现有或不存在的房间中播放的效果，这可以使得房间声学设计的结果更加具体直观。</w:t>
        </w:r>
        <w:r>
          <w:rPr>
            <w:rFonts w:hint="eastAsia"/>
            <w:sz w:val="24"/>
          </w:rPr>
          <w:t>2</w:t>
        </w:r>
        <w:r>
          <w:rPr>
            <w:sz w:val="24"/>
          </w:rPr>
          <w:t>008</w:t>
        </w:r>
        <w:r>
          <w:rPr>
            <w:rFonts w:hint="eastAsia"/>
            <w:sz w:val="24"/>
          </w:rPr>
          <w:t>年，</w:t>
        </w:r>
        <w:r w:rsidRPr="00E47806">
          <w:rPr>
            <w:sz w:val="24"/>
          </w:rPr>
          <w:t>Vorla ̈nder</w:t>
        </w:r>
        <w:r>
          <w:rPr>
            <w:rFonts w:hint="eastAsia"/>
            <w:sz w:val="24"/>
          </w:rPr>
          <w:t>提出了一个更综合的定义，即“可听化是一个能从数值（通过测量、模拟或合成）中创建可以听见的声音文件的技术。”</w:t>
        </w:r>
      </w:ins>
    </w:p>
    <w:p w14:paraId="14E569AD" w14:textId="77777777" w:rsidR="00B44B27" w:rsidRDefault="00B44B27" w:rsidP="00B44B27">
      <w:pPr>
        <w:spacing w:line="360" w:lineRule="auto"/>
        <w:ind w:left="420"/>
        <w:rPr>
          <w:ins w:id="481" w:author="PhD - Gao Jie" w:date="2020-01-23T20:19:00Z"/>
          <w:sz w:val="24"/>
        </w:rPr>
      </w:pPr>
      <w:ins w:id="482" w:author="PhD - Gao Jie" w:date="2020-01-23T20:16:00Z">
        <w:r>
          <w:rPr>
            <w:rFonts w:hint="eastAsia"/>
            <w:sz w:val="24"/>
          </w:rPr>
          <w:t>对于房间声学的混响模拟，</w:t>
        </w:r>
        <w:r>
          <w:rPr>
            <w:rFonts w:hint="eastAsia"/>
            <w:sz w:val="24"/>
          </w:rPr>
          <w:t>Schroeder</w:t>
        </w:r>
        <w:r>
          <w:rPr>
            <w:rFonts w:hint="eastAsia"/>
            <w:sz w:val="24"/>
          </w:rPr>
          <w:t>首先提出了用人工混响模型进行实现，而后</w:t>
        </w:r>
        <w:r>
          <w:rPr>
            <w:rFonts w:hint="eastAsia"/>
            <w:sz w:val="24"/>
          </w:rPr>
          <w:t>Moorer</w:t>
        </w:r>
        <w:r>
          <w:rPr>
            <w:rFonts w:hint="eastAsia"/>
            <w:sz w:val="24"/>
          </w:rPr>
          <w:t>对模型又进行了改进，直到今天在以上两个经典的人工混响模型基础上，为数字信号制作混响效果方面已有了很多优秀的研究成果，例如</w:t>
        </w:r>
        <w:r>
          <w:rPr>
            <w:rFonts w:hint="eastAsia"/>
            <w:sz w:val="24"/>
          </w:rPr>
          <w:t>Gardner</w:t>
        </w:r>
        <w:r>
          <w:rPr>
            <w:rFonts w:hint="eastAsia"/>
            <w:sz w:val="24"/>
          </w:rPr>
          <w:t>、</w:t>
        </w:r>
        <w:r>
          <w:rPr>
            <w:rFonts w:hint="eastAsia"/>
            <w:sz w:val="24"/>
          </w:rPr>
          <w:t>Jot</w:t>
        </w:r>
        <w:r>
          <w:rPr>
            <w:rFonts w:hint="eastAsia"/>
            <w:sz w:val="24"/>
          </w:rPr>
          <w:t>、</w:t>
        </w:r>
        <w:r>
          <w:rPr>
            <w:rFonts w:hint="eastAsia"/>
            <w:sz w:val="24"/>
          </w:rPr>
          <w:t>Dattoroo</w:t>
        </w:r>
        <w:r>
          <w:rPr>
            <w:rFonts w:hint="eastAsia"/>
            <w:sz w:val="24"/>
          </w:rPr>
          <w:t>等模型，这些模型已广泛应用于影视、游戏声音设计的工作流程中。</w:t>
        </w:r>
      </w:ins>
    </w:p>
    <w:p w14:paraId="4013D98E" w14:textId="77777777" w:rsidR="00B44B27" w:rsidRDefault="00B44B27" w:rsidP="00B44B27">
      <w:pPr>
        <w:pStyle w:val="Heading2"/>
        <w:keepLines/>
        <w:numPr>
          <w:ilvl w:val="1"/>
          <w:numId w:val="1"/>
        </w:numPr>
        <w:spacing w:before="260" w:after="260" w:line="416" w:lineRule="auto"/>
        <w:rPr>
          <w:ins w:id="483" w:author="PhD - Gao Jie" w:date="2020-01-23T20:19:00Z"/>
          <w:sz w:val="32"/>
          <w:szCs w:val="32"/>
        </w:rPr>
      </w:pPr>
      <w:bookmarkStart w:id="484" w:name="_Toc30767842"/>
      <w:ins w:id="485" w:author="PhD - Gao Jie" w:date="2020-01-23T20:19:00Z">
        <w:r>
          <w:rPr>
            <w:rFonts w:hint="eastAsia"/>
            <w:sz w:val="32"/>
            <w:szCs w:val="32"/>
          </w:rPr>
          <w:t>课题</w:t>
        </w:r>
      </w:ins>
      <w:ins w:id="486" w:author="PhD - Gao Jie" w:date="2020-01-23T20:20:00Z">
        <w:r>
          <w:rPr>
            <w:rFonts w:hint="eastAsia"/>
            <w:sz w:val="32"/>
            <w:szCs w:val="32"/>
          </w:rPr>
          <w:t>研究方法</w:t>
        </w:r>
      </w:ins>
      <w:bookmarkEnd w:id="484"/>
    </w:p>
    <w:p w14:paraId="548DEFE8" w14:textId="77777777" w:rsidR="00B44B27" w:rsidDel="00B44B27" w:rsidRDefault="00B44B27">
      <w:pPr>
        <w:rPr>
          <w:del w:id="487" w:author="PhD - Gao Jie" w:date="2020-01-23T20:20:00Z"/>
          <w:sz w:val="24"/>
        </w:rPr>
      </w:pPr>
      <w:ins w:id="488" w:author="PhD - Gao Jie" w:date="2020-01-23T20:20:00Z">
        <w:r>
          <w:rPr>
            <w:rFonts w:hint="eastAsia"/>
            <w:sz w:val="24"/>
          </w:rPr>
          <w:t>而后</w:t>
        </w:r>
        <w:r>
          <w:rPr>
            <w:rFonts w:hint="eastAsia"/>
            <w:sz w:val="24"/>
          </w:rPr>
          <w:t>Moorer</w:t>
        </w:r>
        <w:r>
          <w:rPr>
            <w:rFonts w:hint="eastAsia"/>
            <w:sz w:val="24"/>
          </w:rPr>
          <w:t>对模型又进行了改进，直到今天在以上两个经典的人工混响模型基础上，为数字信号制作混响效果方面已有了很多优秀的研究成果，例如</w:t>
        </w:r>
        <w:r>
          <w:rPr>
            <w:rFonts w:hint="eastAsia"/>
            <w:sz w:val="24"/>
          </w:rPr>
          <w:t>Gardner</w:t>
        </w:r>
      </w:ins>
    </w:p>
    <w:p w14:paraId="64397085" w14:textId="77777777" w:rsidR="00B44B27" w:rsidRDefault="00B44B27" w:rsidP="00B44B27">
      <w:pPr>
        <w:spacing w:line="360" w:lineRule="auto"/>
        <w:ind w:left="420"/>
        <w:rPr>
          <w:ins w:id="489" w:author="PhD - Gao Jie" w:date="2020-01-23T20:20:00Z"/>
          <w:rFonts w:hint="eastAsia"/>
          <w:sz w:val="24"/>
        </w:rPr>
      </w:pPr>
    </w:p>
    <w:p w14:paraId="0A9E84F9" w14:textId="77777777" w:rsidR="00740EDC" w:rsidRPr="00740EDC" w:rsidRDefault="00740EDC">
      <w:pPr>
        <w:rPr>
          <w:rFonts w:hint="eastAsia"/>
          <w:sz w:val="24"/>
        </w:rPr>
      </w:pPr>
    </w:p>
    <w:p w14:paraId="7E5FF216" w14:textId="77777777" w:rsidR="00DE6776" w:rsidDel="00B44B27" w:rsidRDefault="00377A26" w:rsidP="001C4311">
      <w:pPr>
        <w:pStyle w:val="Heading2"/>
        <w:keepLines/>
        <w:numPr>
          <w:ilvl w:val="1"/>
          <w:numId w:val="1"/>
        </w:numPr>
        <w:spacing w:before="260" w:after="260" w:line="416" w:lineRule="auto"/>
        <w:rPr>
          <w:del w:id="490" w:author="PhD - Gao Jie" w:date="2020-01-23T20:17:00Z"/>
          <w:sz w:val="32"/>
          <w:szCs w:val="32"/>
        </w:rPr>
      </w:pPr>
      <w:del w:id="491" w:author="PhD - Gao Jie" w:date="2020-01-23T20:17:00Z">
        <w:r w:rsidDel="00B44B27">
          <w:rPr>
            <w:rFonts w:hint="eastAsia"/>
            <w:sz w:val="32"/>
            <w:szCs w:val="32"/>
          </w:rPr>
          <w:delText>关于混响的声学理论</w:delText>
        </w:r>
        <w:bookmarkStart w:id="492" w:name="_Toc30767843"/>
        <w:bookmarkEnd w:id="492"/>
      </w:del>
    </w:p>
    <w:p w14:paraId="41D72795" w14:textId="77777777" w:rsidR="00DE6776" w:rsidDel="00B44B27" w:rsidRDefault="00377A26" w:rsidP="00DE6776">
      <w:pPr>
        <w:pStyle w:val="3"/>
        <w:numPr>
          <w:ilvl w:val="2"/>
          <w:numId w:val="1"/>
        </w:numPr>
        <w:rPr>
          <w:del w:id="493" w:author="PhD - Gao Jie" w:date="2020-01-23T20:17:00Z"/>
          <w:rFonts w:ascii="SimHei" w:eastAsia="SimHei"/>
          <w:b w:val="0"/>
        </w:rPr>
      </w:pPr>
      <w:del w:id="494" w:author="PhD - Gao Jie" w:date="2020-01-23T20:17:00Z">
        <w:r w:rsidDel="00B44B27">
          <w:rPr>
            <w:rFonts w:ascii="SimSun" w:hAnsi="SimSun" w:hint="eastAsia"/>
            <w:sz w:val="22"/>
            <w:szCs w:val="22"/>
          </w:rPr>
          <w:delText>室内厅堂</w:delText>
        </w:r>
        <w:bookmarkStart w:id="495" w:name="_Toc30767844"/>
        <w:bookmarkEnd w:id="495"/>
      </w:del>
    </w:p>
    <w:p w14:paraId="7616670D" w14:textId="77777777" w:rsidR="00D16614" w:rsidRPr="00D16614" w:rsidDel="00B44B27" w:rsidRDefault="00DE6776" w:rsidP="00D16614">
      <w:pPr>
        <w:spacing w:line="360" w:lineRule="auto"/>
        <w:ind w:firstLineChars="200" w:firstLine="480"/>
        <w:rPr>
          <w:del w:id="496" w:author="PhD - Gao Jie" w:date="2020-01-23T20:17:00Z"/>
          <w:rFonts w:hint="eastAsia"/>
          <w:sz w:val="24"/>
        </w:rPr>
      </w:pPr>
      <w:del w:id="497" w:author="PhD - Gao Jie" w:date="2020-01-23T20:17:00Z">
        <w:r w:rsidRPr="00DE6776" w:rsidDel="00B44B27">
          <w:rPr>
            <w:sz w:val="24"/>
          </w:rPr>
          <w:delText>在真实世界中，受声波本身特性的影响，其传播非常复杂，会因</w:delText>
        </w:r>
        <w:r w:rsidRPr="00DE6776" w:rsidDel="00B44B27">
          <w:rPr>
            <w:rFonts w:hint="eastAsia"/>
            <w:sz w:val="24"/>
          </w:rPr>
          <w:delText>空气以及</w:delText>
        </w:r>
        <w:r w:rsidRPr="00DE6776" w:rsidDel="00B44B27">
          <w:rPr>
            <w:sz w:val="24"/>
          </w:rPr>
          <w:delText>障碍物</w:delText>
        </w:r>
        <w:r w:rsidRPr="00DE6776" w:rsidDel="00B44B27">
          <w:rPr>
            <w:rFonts w:hint="eastAsia"/>
            <w:sz w:val="24"/>
          </w:rPr>
          <w:delText>的影响</w:delText>
        </w:r>
        <w:r w:rsidDel="00B44B27">
          <w:rPr>
            <w:sz w:val="24"/>
          </w:rPr>
          <w:delText>造成各类声学现象</w:delText>
        </w:r>
        <w:r w:rsidDel="00B44B27">
          <w:rPr>
            <w:rFonts w:hint="eastAsia"/>
            <w:sz w:val="24"/>
          </w:rPr>
          <w:delText>。</w:delText>
        </w:r>
        <w:bookmarkStart w:id="498" w:name="_Toc30767845"/>
        <w:bookmarkEnd w:id="498"/>
      </w:del>
    </w:p>
    <w:p w14:paraId="547C5B74" w14:textId="77777777" w:rsidR="00DE6776" w:rsidDel="00B44B27" w:rsidRDefault="00D16614" w:rsidP="00DE6776">
      <w:pPr>
        <w:pStyle w:val="3"/>
        <w:numPr>
          <w:ilvl w:val="2"/>
          <w:numId w:val="1"/>
        </w:numPr>
        <w:rPr>
          <w:del w:id="499" w:author="PhD - Gao Jie" w:date="2020-01-23T20:17:00Z"/>
          <w:rFonts w:ascii="SimHei" w:eastAsia="SimHei"/>
          <w:b w:val="0"/>
        </w:rPr>
      </w:pPr>
      <w:del w:id="500" w:author="PhD - Gao Jie" w:date="2020-01-23T20:17:00Z">
        <w:r w:rsidDel="00B44B27">
          <w:rPr>
            <w:rFonts w:ascii="SimHei" w:eastAsia="SimHei" w:hint="eastAsia"/>
            <w:b w:val="0"/>
          </w:rPr>
          <w:delText>空气媒质的影响</w:delText>
        </w:r>
        <w:bookmarkStart w:id="501" w:name="_Toc30767846"/>
        <w:bookmarkEnd w:id="501"/>
      </w:del>
    </w:p>
    <w:p w14:paraId="41CD4330" w14:textId="77777777" w:rsidR="00D16614" w:rsidRPr="00DE6776" w:rsidDel="00B44B27" w:rsidRDefault="00DE6776" w:rsidP="00D16614">
      <w:pPr>
        <w:spacing w:line="360" w:lineRule="auto"/>
        <w:ind w:firstLineChars="200" w:firstLine="480"/>
        <w:rPr>
          <w:del w:id="502" w:author="PhD - Gao Jie" w:date="2020-01-23T20:17:00Z"/>
          <w:rFonts w:hint="eastAsia"/>
          <w:sz w:val="24"/>
        </w:rPr>
      </w:pPr>
      <w:del w:id="503" w:author="PhD - Gao Jie" w:date="2020-01-23T20:17:00Z">
        <w:r w:rsidRPr="00DE6776" w:rsidDel="00B44B27">
          <w:rPr>
            <w:rFonts w:hint="eastAsia"/>
            <w:sz w:val="24"/>
          </w:rPr>
          <w:delText>声波有反射、透射和吸收现象，室内铺设的不同材料具有不同的吸声系数，吸声系数不仅与材料本身的性质有关，还与声波的频率、入射方向和材料厚度等因素有关</w:delText>
        </w:r>
        <w:r w:rsidDel="00B44B27">
          <w:rPr>
            <w:rFonts w:hint="eastAsia"/>
            <w:sz w:val="24"/>
          </w:rPr>
          <w:delText>。</w:delText>
        </w:r>
        <w:r w:rsidRPr="00DE6776" w:rsidDel="00B44B27">
          <w:rPr>
            <w:rFonts w:hint="eastAsia"/>
            <w:sz w:val="24"/>
          </w:rPr>
          <w:delText>工程上一般选择</w:delText>
        </w:r>
        <w:r w:rsidRPr="00DE6776" w:rsidDel="00B44B27">
          <w:rPr>
            <w:rFonts w:hint="eastAsia"/>
            <w:sz w:val="24"/>
          </w:rPr>
          <w:delText>125</w:delText>
        </w:r>
        <w:r w:rsidRPr="00DE6776" w:rsidDel="00B44B27">
          <w:rPr>
            <w:rFonts w:hint="eastAsia"/>
            <w:sz w:val="24"/>
          </w:rPr>
          <w:delText>，</w:delText>
        </w:r>
        <w:r w:rsidRPr="00DE6776" w:rsidDel="00B44B27">
          <w:rPr>
            <w:rFonts w:hint="eastAsia"/>
            <w:sz w:val="24"/>
          </w:rPr>
          <w:delText>250</w:delText>
        </w:r>
        <w:r w:rsidRPr="00DE6776" w:rsidDel="00B44B27">
          <w:rPr>
            <w:rFonts w:hint="eastAsia"/>
            <w:sz w:val="24"/>
          </w:rPr>
          <w:delText>，</w:delText>
        </w:r>
        <w:r w:rsidRPr="00DE6776" w:rsidDel="00B44B27">
          <w:rPr>
            <w:rFonts w:hint="eastAsia"/>
            <w:sz w:val="24"/>
          </w:rPr>
          <w:delText>500</w:delText>
        </w:r>
        <w:r w:rsidRPr="00DE6776" w:rsidDel="00B44B27">
          <w:rPr>
            <w:rFonts w:hint="eastAsia"/>
            <w:sz w:val="24"/>
          </w:rPr>
          <w:delText>，</w:delText>
        </w:r>
        <w:r w:rsidRPr="00DE6776" w:rsidDel="00B44B27">
          <w:rPr>
            <w:rFonts w:hint="eastAsia"/>
            <w:sz w:val="24"/>
          </w:rPr>
          <w:delText>1 000</w:delText>
        </w:r>
        <w:r w:rsidRPr="00DE6776" w:rsidDel="00B44B27">
          <w:rPr>
            <w:rFonts w:hint="eastAsia"/>
            <w:sz w:val="24"/>
          </w:rPr>
          <w:delText>，</w:delText>
        </w:r>
        <w:r w:rsidRPr="00DE6776" w:rsidDel="00B44B27">
          <w:rPr>
            <w:rFonts w:hint="eastAsia"/>
            <w:sz w:val="24"/>
          </w:rPr>
          <w:delText>2 000</w:delText>
        </w:r>
        <w:r w:rsidRPr="00DE6776" w:rsidDel="00B44B27">
          <w:rPr>
            <w:rFonts w:hint="eastAsia"/>
            <w:sz w:val="24"/>
          </w:rPr>
          <w:delText>和</w:delText>
        </w:r>
        <w:r w:rsidRPr="00DE6776" w:rsidDel="00B44B27">
          <w:rPr>
            <w:rFonts w:hint="eastAsia"/>
            <w:sz w:val="24"/>
          </w:rPr>
          <w:delText>4 000 Hz</w:delText>
        </w:r>
        <w:r w:rsidRPr="00DE6776" w:rsidDel="00B44B27">
          <w:rPr>
            <w:rFonts w:hint="eastAsia"/>
            <w:sz w:val="24"/>
          </w:rPr>
          <w:delText>这</w:delText>
        </w:r>
        <w:r w:rsidRPr="00DE6776" w:rsidDel="00B44B27">
          <w:rPr>
            <w:rFonts w:hint="eastAsia"/>
            <w:sz w:val="24"/>
          </w:rPr>
          <w:delText>6</w:delText>
        </w:r>
        <w:r w:rsidRPr="00DE6776" w:rsidDel="00B44B27">
          <w:rPr>
            <w:rFonts w:hint="eastAsia"/>
            <w:sz w:val="24"/>
          </w:rPr>
          <w:delText>个频率的吸声系数来表示该材料的吸声性能，若未说明具体频率，则专指</w:delText>
        </w:r>
        <w:r w:rsidRPr="00DE6776" w:rsidDel="00B44B27">
          <w:rPr>
            <w:rFonts w:hint="eastAsia"/>
            <w:sz w:val="24"/>
          </w:rPr>
          <w:delText>500 Hz</w:delText>
        </w:r>
        <w:r w:rsidRPr="00DE6776" w:rsidDel="00B44B27">
          <w:rPr>
            <w:rFonts w:hint="eastAsia"/>
            <w:sz w:val="24"/>
          </w:rPr>
          <w:delText>时</w:delText>
        </w:r>
        <w:r w:rsidDel="00B44B27">
          <w:rPr>
            <w:rFonts w:hint="eastAsia"/>
            <w:sz w:val="24"/>
          </w:rPr>
          <w:delText>。</w:delText>
        </w:r>
        <w:r w:rsidRPr="00DE6776" w:rsidDel="00B44B27">
          <w:rPr>
            <w:rFonts w:hint="eastAsia"/>
            <w:sz w:val="24"/>
          </w:rPr>
          <w:delText>混响时间与吸声系数有关</w:delText>
        </w:r>
        <w:r w:rsidDel="00B44B27">
          <w:rPr>
            <w:rFonts w:hint="eastAsia"/>
            <w:sz w:val="24"/>
          </w:rPr>
          <w:delText>。</w:delText>
        </w:r>
        <w:bookmarkStart w:id="504" w:name="_Toc30767847"/>
        <w:bookmarkEnd w:id="504"/>
      </w:del>
    </w:p>
    <w:p w14:paraId="7A975E4D" w14:textId="77777777" w:rsidR="00DE6776" w:rsidDel="00B44B27" w:rsidRDefault="00D16614" w:rsidP="00DE6776">
      <w:pPr>
        <w:pStyle w:val="3"/>
        <w:numPr>
          <w:ilvl w:val="2"/>
          <w:numId w:val="1"/>
        </w:numPr>
        <w:rPr>
          <w:del w:id="505" w:author="PhD - Gao Jie" w:date="2020-01-23T20:17:00Z"/>
          <w:rFonts w:ascii="SimHei" w:eastAsia="SimHei" w:hint="eastAsia"/>
          <w:b w:val="0"/>
        </w:rPr>
      </w:pPr>
      <w:del w:id="506" w:author="PhD - Gao Jie" w:date="2020-01-23T20:17:00Z">
        <w:r w:rsidDel="00B44B27">
          <w:rPr>
            <w:rFonts w:ascii="SimHei" w:eastAsia="SimHei" w:hint="eastAsia"/>
            <w:b w:val="0"/>
          </w:rPr>
          <w:delText>障碍物的影响</w:delText>
        </w:r>
        <w:bookmarkStart w:id="507" w:name="_Toc30767848"/>
        <w:bookmarkEnd w:id="507"/>
      </w:del>
    </w:p>
    <w:p w14:paraId="1C09B652" w14:textId="77777777" w:rsidR="00DE6776" w:rsidRPr="00DE6776" w:rsidDel="00B44B27" w:rsidRDefault="00DE6776" w:rsidP="00DE6776">
      <w:pPr>
        <w:spacing w:line="360" w:lineRule="auto"/>
        <w:ind w:firstLineChars="200" w:firstLine="480"/>
        <w:rPr>
          <w:del w:id="508" w:author="PhD - Gao Jie" w:date="2020-01-23T20:17:00Z"/>
          <w:rFonts w:hint="eastAsia"/>
          <w:sz w:val="24"/>
        </w:rPr>
      </w:pPr>
      <w:del w:id="509" w:author="PhD - Gao Jie" w:date="2020-01-23T20:17:00Z">
        <w:r w:rsidRPr="00DE6776" w:rsidDel="00B44B27">
          <w:rPr>
            <w:rFonts w:hint="eastAsia"/>
            <w:sz w:val="24"/>
          </w:rPr>
          <w:delText>在室内声场中，听者在某一位置所听到的声音由</w:delText>
        </w:r>
        <w:r w:rsidRPr="00DE6776" w:rsidDel="00B44B27">
          <w:rPr>
            <w:rFonts w:hint="eastAsia"/>
            <w:sz w:val="24"/>
          </w:rPr>
          <w:delText>3</w:delText>
        </w:r>
        <w:r w:rsidRPr="00DE6776" w:rsidDel="00B44B27">
          <w:rPr>
            <w:rFonts w:hint="eastAsia"/>
            <w:sz w:val="24"/>
          </w:rPr>
          <w:delText>部分构成，分别为直达声、早期反射声和混响声，其能量（本文用声压级来度量）和时间（</w:delText>
        </w:r>
        <w:r w:rsidRPr="00DE6776" w:rsidDel="00B44B27">
          <w:rPr>
            <w:rFonts w:hint="eastAsia"/>
            <w:sz w:val="24"/>
          </w:rPr>
          <w:delText>t</w:delText>
        </w:r>
        <w:r w:rsidRPr="00DE6776" w:rsidDel="00B44B27">
          <w:rPr>
            <w:rFonts w:hint="eastAsia"/>
            <w:sz w:val="24"/>
          </w:rPr>
          <w:delText>）的关系如图</w:delText>
        </w:r>
        <w:r w:rsidRPr="00DE6776" w:rsidDel="00B44B27">
          <w:rPr>
            <w:rFonts w:hint="eastAsia"/>
            <w:sz w:val="24"/>
          </w:rPr>
          <w:delText>1</w:delText>
        </w:r>
        <w:r w:rsidRPr="00DE6776" w:rsidDel="00B44B27">
          <w:rPr>
            <w:rFonts w:hint="eastAsia"/>
            <w:sz w:val="24"/>
          </w:rPr>
          <w:delText>所示</w:delText>
        </w:r>
        <w:r w:rsidRPr="00DE6776" w:rsidDel="00B44B27">
          <w:rPr>
            <w:rFonts w:hint="eastAsia"/>
            <w:sz w:val="24"/>
          </w:rPr>
          <w:delText>.</w:delText>
        </w:r>
        <w:r w:rsidRPr="00DE6776" w:rsidDel="00B44B27">
          <w:rPr>
            <w:rFonts w:hint="eastAsia"/>
            <w:sz w:val="24"/>
          </w:rPr>
          <w:delText>直达声指的是声源经直线段传播至听音点的声音，听感只受距离的影响，距离每增加</w:delText>
        </w:r>
        <w:r w:rsidRPr="00DE6776" w:rsidDel="00B44B27">
          <w:rPr>
            <w:rFonts w:hint="eastAsia"/>
            <w:sz w:val="24"/>
          </w:rPr>
          <w:delText>1</w:delText>
        </w:r>
        <w:r w:rsidRPr="00DE6776" w:rsidDel="00B44B27">
          <w:rPr>
            <w:rFonts w:hint="eastAsia"/>
            <w:sz w:val="24"/>
          </w:rPr>
          <w:delText>倍，声压级下降</w:delText>
        </w:r>
        <w:r w:rsidRPr="00DE6776" w:rsidDel="00B44B27">
          <w:rPr>
            <w:rFonts w:hint="eastAsia"/>
            <w:sz w:val="24"/>
          </w:rPr>
          <w:delText>6 dB.</w:delText>
        </w:r>
        <w:r w:rsidRPr="00DE6776" w:rsidDel="00B44B27">
          <w:rPr>
            <w:rFonts w:hint="eastAsia"/>
            <w:sz w:val="24"/>
          </w:rPr>
          <w:delText>早期反射声指的是延迟于直达声</w:delText>
        </w:r>
        <w:r w:rsidRPr="00DE6776" w:rsidDel="00B44B27">
          <w:rPr>
            <w:rFonts w:hint="eastAsia"/>
            <w:sz w:val="24"/>
          </w:rPr>
          <w:delText>50 ms</w:delText>
        </w:r>
        <w:r w:rsidRPr="00DE6776" w:rsidDel="00B44B27">
          <w:rPr>
            <w:rFonts w:hint="eastAsia"/>
            <w:sz w:val="24"/>
          </w:rPr>
          <w:delText>以内到达的声音，受室内界面的影响较大</w:delText>
        </w:r>
        <w:r w:rsidRPr="00DE6776" w:rsidDel="00B44B27">
          <w:rPr>
            <w:rFonts w:hint="eastAsia"/>
            <w:sz w:val="24"/>
          </w:rPr>
          <w:delText>.</w:delText>
        </w:r>
        <w:r w:rsidRPr="00DE6776" w:rsidDel="00B44B27">
          <w:rPr>
            <w:rFonts w:hint="eastAsia"/>
            <w:sz w:val="24"/>
          </w:rPr>
          <w:delText>混响声指的是在早期反射声之后经多次反射到达的声音</w:delText>
        </w:r>
        <w:r w:rsidRPr="00DE6776" w:rsidDel="00B44B27">
          <w:rPr>
            <w:rFonts w:hint="eastAsia"/>
            <w:sz w:val="24"/>
          </w:rPr>
          <w:delText>.</w:delText>
        </w:r>
        <w:bookmarkStart w:id="510" w:name="_Toc30767849"/>
        <w:bookmarkEnd w:id="510"/>
      </w:del>
    </w:p>
    <w:p w14:paraId="3BA4357E" w14:textId="77777777" w:rsidR="00DE6776" w:rsidRPr="00DE6776" w:rsidDel="00B44B27" w:rsidRDefault="00DE6776" w:rsidP="00DE6776">
      <w:pPr>
        <w:spacing w:line="360" w:lineRule="auto"/>
        <w:ind w:firstLineChars="200" w:firstLine="480"/>
        <w:rPr>
          <w:del w:id="511" w:author="PhD - Gao Jie" w:date="2020-01-23T20:17:00Z"/>
          <w:rFonts w:hint="eastAsia"/>
          <w:sz w:val="24"/>
        </w:rPr>
      </w:pPr>
      <w:del w:id="512" w:author="PhD - Gao Jie" w:date="2020-01-23T20:17:00Z">
        <w:r w:rsidRPr="00DE6776" w:rsidDel="00B44B27">
          <w:rPr>
            <w:rFonts w:hint="eastAsia"/>
            <w:sz w:val="24"/>
          </w:rPr>
          <w:delText>早期反射声与直达声由于时间相差很小，因此难以分开，只有助于增强直达声的空间感</w:delText>
        </w:r>
        <w:r w:rsidRPr="00DE6776" w:rsidDel="00B44B27">
          <w:rPr>
            <w:rFonts w:hint="eastAsia"/>
            <w:sz w:val="24"/>
          </w:rPr>
          <w:delText>.</w:delText>
        </w:r>
        <w:r w:rsidRPr="00DE6776" w:rsidDel="00B44B27">
          <w:rPr>
            <w:rFonts w:hint="eastAsia"/>
            <w:sz w:val="24"/>
          </w:rPr>
          <w:delText>而混响声由于经过多次反射，且每一次都受室内建筑的影响，因此它对室内真实空间感的营造最为重要</w:delText>
        </w:r>
        <w:r w:rsidRPr="00DE6776" w:rsidDel="00B44B27">
          <w:rPr>
            <w:rFonts w:hint="eastAsia"/>
            <w:sz w:val="24"/>
          </w:rPr>
          <w:delText>[2].</w:delText>
        </w:r>
        <w:bookmarkStart w:id="513" w:name="_Toc30767850"/>
        <w:bookmarkEnd w:id="513"/>
      </w:del>
    </w:p>
    <w:p w14:paraId="25A4E41D" w14:textId="77777777" w:rsidR="00D16614" w:rsidDel="00B44B27" w:rsidRDefault="00DE6776" w:rsidP="00D16614">
      <w:pPr>
        <w:spacing w:line="360" w:lineRule="auto"/>
        <w:ind w:firstLineChars="200" w:firstLine="480"/>
        <w:rPr>
          <w:del w:id="514" w:author="PhD - Gao Jie" w:date="2020-01-23T20:17:00Z"/>
          <w:sz w:val="24"/>
        </w:rPr>
      </w:pPr>
      <w:del w:id="515" w:author="PhD - Gao Jie" w:date="2020-01-23T20:17:00Z">
        <w:r w:rsidRPr="00DE6776" w:rsidDel="00B44B27">
          <w:rPr>
            <w:rFonts w:hint="eastAsia"/>
            <w:sz w:val="24"/>
          </w:rPr>
          <w:delText>19</w:delText>
        </w:r>
        <w:r w:rsidRPr="00DE6776" w:rsidDel="00B44B27">
          <w:rPr>
            <w:rFonts w:hint="eastAsia"/>
            <w:sz w:val="24"/>
          </w:rPr>
          <w:delText>世纪末，赛宾提出了混响时间</w:delText>
        </w:r>
        <w:r w:rsidRPr="00DE6776" w:rsidDel="00B44B27">
          <w:rPr>
            <w:rFonts w:hint="eastAsia"/>
            <w:sz w:val="24"/>
          </w:rPr>
          <w:delText>T60</w:delText>
        </w:r>
        <w:r w:rsidRPr="00DE6776" w:rsidDel="00B44B27">
          <w:rPr>
            <w:rFonts w:hint="eastAsia"/>
            <w:sz w:val="24"/>
          </w:rPr>
          <w:delText>这一概念，即声能密度在声源停止发声后衰减</w:delText>
        </w:r>
        <w:r w:rsidRPr="00DE6776" w:rsidDel="00B44B27">
          <w:rPr>
            <w:rFonts w:hint="eastAsia"/>
            <w:sz w:val="24"/>
          </w:rPr>
          <w:delText>60 dB</w:delText>
        </w:r>
        <w:r w:rsidRPr="00DE6776" w:rsidDel="00B44B27">
          <w:rPr>
            <w:rFonts w:hint="eastAsia"/>
            <w:sz w:val="24"/>
          </w:rPr>
          <w:delText>所需要的时间，以此奠定了建筑声学的基础</w:delText>
        </w:r>
        <w:r w:rsidRPr="00DE6776" w:rsidDel="00B44B27">
          <w:rPr>
            <w:rFonts w:hint="eastAsia"/>
            <w:sz w:val="24"/>
          </w:rPr>
          <w:delText>.</w:delText>
        </w:r>
        <w:r w:rsidRPr="00DE6776" w:rsidDel="00B44B27">
          <w:rPr>
            <w:rFonts w:hint="eastAsia"/>
            <w:sz w:val="24"/>
          </w:rPr>
          <w:delText>很久以来，这一直是唯一可测量、可计算的室内声学参量，也是对室内空间感影响最大的参量</w:delText>
        </w:r>
        <w:r w:rsidRPr="00DE6776" w:rsidDel="00B44B27">
          <w:rPr>
            <w:rFonts w:hint="eastAsia"/>
            <w:sz w:val="24"/>
          </w:rPr>
          <w:delText>.</w:delText>
        </w:r>
        <w:r w:rsidRPr="00DE6776" w:rsidDel="00B44B27">
          <w:rPr>
            <w:rFonts w:hint="eastAsia"/>
            <w:sz w:val="24"/>
          </w:rPr>
          <w:delText>直到后来，研究者对声音传播有了更全面的认识，添加了传播中因障碍物材料的吸声机制引起的衰减现象</w:delText>
        </w:r>
        <w:r w:rsidRPr="00DE6776" w:rsidDel="00B44B27">
          <w:rPr>
            <w:rFonts w:hint="eastAsia"/>
            <w:sz w:val="24"/>
          </w:rPr>
          <w:delText>.</w:delText>
        </w:r>
        <w:r w:rsidRPr="00DE6776" w:rsidDel="00B44B27">
          <w:rPr>
            <w:rFonts w:hint="eastAsia"/>
            <w:sz w:val="24"/>
          </w:rPr>
          <w:delText>而后由于计算机技术的辅助，对建筑声学的研究更是进入了可听化的阶段</w:delText>
        </w:r>
        <w:r w:rsidRPr="00DE6776" w:rsidDel="00B44B27">
          <w:rPr>
            <w:rFonts w:hint="eastAsia"/>
            <w:sz w:val="24"/>
          </w:rPr>
          <w:delText>[3].</w:delText>
        </w:r>
        <w:bookmarkStart w:id="516" w:name="_Toc30767851"/>
        <w:bookmarkEnd w:id="516"/>
      </w:del>
    </w:p>
    <w:p w14:paraId="41CFEEFF" w14:textId="77777777" w:rsidR="00D16614" w:rsidRPr="001C4311" w:rsidDel="00B44B27" w:rsidRDefault="00D16614" w:rsidP="00D16614">
      <w:pPr>
        <w:pStyle w:val="Heading2"/>
        <w:keepLines/>
        <w:numPr>
          <w:ilvl w:val="1"/>
          <w:numId w:val="1"/>
        </w:numPr>
        <w:spacing w:before="260" w:after="260" w:line="416" w:lineRule="auto"/>
        <w:rPr>
          <w:del w:id="517" w:author="PhD - Gao Jie" w:date="2020-01-23T20:17:00Z"/>
          <w:rFonts w:hint="eastAsia"/>
          <w:sz w:val="32"/>
          <w:szCs w:val="32"/>
        </w:rPr>
      </w:pPr>
      <w:del w:id="518" w:author="PhD - Gao Jie" w:date="2020-01-23T20:17:00Z">
        <w:r w:rsidDel="00B44B27">
          <w:rPr>
            <w:rFonts w:hint="eastAsia"/>
            <w:sz w:val="32"/>
            <w:szCs w:val="32"/>
          </w:rPr>
          <w:delText>混响生成技术的发展</w:delText>
        </w:r>
        <w:bookmarkStart w:id="519" w:name="_Toc30767852"/>
        <w:bookmarkEnd w:id="519"/>
      </w:del>
    </w:p>
    <w:p w14:paraId="61108AE5" w14:textId="77777777" w:rsidR="00D16614" w:rsidDel="00B44B27" w:rsidRDefault="00D16614" w:rsidP="00D16614">
      <w:pPr>
        <w:spacing w:line="360" w:lineRule="auto"/>
        <w:ind w:firstLineChars="200" w:firstLine="480"/>
        <w:rPr>
          <w:del w:id="520" w:author="PhD - Gao Jie" w:date="2020-01-23T20:17:00Z"/>
          <w:sz w:val="24"/>
        </w:rPr>
      </w:pPr>
      <w:del w:id="521" w:author="PhD - Gao Jie" w:date="2020-01-23T20:17:00Z">
        <w:r w:rsidRPr="00D16614" w:rsidDel="00B44B27">
          <w:rPr>
            <w:rFonts w:hint="eastAsia"/>
            <w:sz w:val="24"/>
          </w:rPr>
          <w:delText>（从游戏行业传统制作混响的角度切入，传统方式是在插件中预设参数，这类插件一般都是用人工混响模型制作，但是采用这种方法因为要预设参数，不能实时，所以不能很好的契合虚拟现实对于沉浸感的需求。后来混响生成技术又发展出了几何声学模型以及数值声学模型，可以更好的应用于虚拟现实领域。）</w:delText>
        </w:r>
        <w:bookmarkStart w:id="522" w:name="_Toc30767853"/>
        <w:bookmarkEnd w:id="522"/>
      </w:del>
    </w:p>
    <w:p w14:paraId="52AD605C" w14:textId="77777777" w:rsidR="00D16614" w:rsidRPr="00DE6776" w:rsidDel="00B44B27" w:rsidRDefault="007C7021" w:rsidP="00D16614">
      <w:pPr>
        <w:spacing w:line="360" w:lineRule="auto"/>
        <w:rPr>
          <w:del w:id="523" w:author="PhD - Gao Jie" w:date="2020-01-23T20:17:00Z"/>
          <w:rFonts w:hint="eastAsia"/>
          <w:sz w:val="24"/>
        </w:rPr>
      </w:pPr>
      <w:del w:id="524" w:author="PhD - Gao Jie" w:date="2020-01-23T20:17:00Z">
        <w:r w:rsidRPr="007A2FC8">
          <w:rPr>
            <w:rFonts w:ascii="SimSun" w:hAnsi="SimSun"/>
            <w:noProof/>
            <w:sz w:val="22"/>
            <w:szCs w:val="22"/>
          </w:rPr>
          <w:drawing>
            <wp:inline distT="0" distB="0" distL="0" distR="0" wp14:anchorId="5269FB5B" wp14:editId="46DCA0F5">
              <wp:extent cx="5270500" cy="3136900"/>
              <wp:effectExtent l="0" t="0" r="0" b="0"/>
              <wp:docPr id="3"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136900"/>
                      </a:xfrm>
                      <a:prstGeom prst="rect">
                        <a:avLst/>
                      </a:prstGeom>
                      <a:noFill/>
                      <a:ln>
                        <a:noFill/>
                      </a:ln>
                    </pic:spPr>
                  </pic:pic>
                </a:graphicData>
              </a:graphic>
            </wp:inline>
          </w:drawing>
        </w:r>
        <w:bookmarkStart w:id="525" w:name="_Toc30767854"/>
        <w:bookmarkEnd w:id="525"/>
      </w:del>
    </w:p>
    <w:p w14:paraId="60569C36" w14:textId="77777777" w:rsidR="00D16614" w:rsidRDefault="00D16614" w:rsidP="001C4311">
      <w:pPr>
        <w:pStyle w:val="Heading2"/>
        <w:keepLines/>
        <w:numPr>
          <w:ilvl w:val="1"/>
          <w:numId w:val="1"/>
        </w:numPr>
        <w:spacing w:before="260" w:after="260" w:line="416" w:lineRule="auto"/>
        <w:rPr>
          <w:sz w:val="32"/>
          <w:szCs w:val="32"/>
        </w:rPr>
      </w:pPr>
      <w:bookmarkStart w:id="526" w:name="_Toc30767855"/>
      <w:r>
        <w:rPr>
          <w:rFonts w:hint="eastAsia"/>
          <w:sz w:val="32"/>
          <w:szCs w:val="32"/>
        </w:rPr>
        <w:t>课题创新点</w:t>
      </w:r>
      <w:bookmarkEnd w:id="526"/>
    </w:p>
    <w:p w14:paraId="75B3A7F1" w14:textId="77777777" w:rsidR="004437CD" w:rsidRPr="001C4311" w:rsidRDefault="00B44B27" w:rsidP="001C4311">
      <w:pPr>
        <w:pStyle w:val="Heading2"/>
        <w:keepLines/>
        <w:numPr>
          <w:ilvl w:val="1"/>
          <w:numId w:val="1"/>
        </w:numPr>
        <w:spacing w:before="260" w:after="260" w:line="416" w:lineRule="auto"/>
        <w:rPr>
          <w:rFonts w:hint="eastAsia"/>
          <w:sz w:val="32"/>
          <w:szCs w:val="32"/>
        </w:rPr>
      </w:pPr>
      <w:bookmarkStart w:id="527" w:name="_Toc30767856"/>
      <w:ins w:id="528" w:author="PhD - Gao Jie" w:date="2020-01-23T20:19:00Z">
        <w:r>
          <w:rPr>
            <w:rFonts w:hint="eastAsia"/>
            <w:sz w:val="32"/>
            <w:szCs w:val="32"/>
          </w:rPr>
          <w:t>文章</w:t>
        </w:r>
      </w:ins>
      <w:del w:id="529" w:author="PhD - Gao Jie" w:date="2020-01-23T20:19:00Z">
        <w:r w:rsidR="00D16614" w:rsidDel="00B44B27">
          <w:rPr>
            <w:rFonts w:hint="eastAsia"/>
            <w:sz w:val="32"/>
            <w:szCs w:val="32"/>
          </w:rPr>
          <w:delText>本文</w:delText>
        </w:r>
      </w:del>
      <w:ins w:id="530" w:author="PhD - Gao Jie" w:date="2020-01-23T20:19:00Z">
        <w:r>
          <w:rPr>
            <w:rFonts w:hint="eastAsia"/>
            <w:sz w:val="32"/>
            <w:szCs w:val="32"/>
          </w:rPr>
          <w:t>框架</w:t>
        </w:r>
      </w:ins>
      <w:bookmarkEnd w:id="527"/>
      <w:del w:id="531" w:author="PhD - Gao Jie" w:date="2020-01-23T20:19:00Z">
        <w:r w:rsidR="00D16614" w:rsidDel="00B44B27">
          <w:rPr>
            <w:rFonts w:hint="eastAsia"/>
            <w:sz w:val="32"/>
            <w:szCs w:val="32"/>
          </w:rPr>
          <w:delText>的主要工作</w:delText>
        </w:r>
      </w:del>
    </w:p>
    <w:p w14:paraId="083ED113" w14:textId="77777777" w:rsidR="008214BC" w:rsidRDefault="008214BC">
      <w:pPr>
        <w:spacing w:line="360" w:lineRule="auto"/>
        <w:ind w:firstLineChars="200" w:firstLine="480"/>
        <w:rPr>
          <w:rFonts w:hint="eastAsia"/>
          <w:sz w:val="24"/>
        </w:rPr>
      </w:pPr>
      <w:r>
        <w:rPr>
          <w:rFonts w:hint="eastAsia"/>
          <w:sz w:val="24"/>
        </w:rPr>
        <w:t>本论文</w:t>
      </w:r>
      <w:r w:rsidR="00A702CA">
        <w:rPr>
          <w:rFonts w:hint="eastAsia"/>
          <w:sz w:val="24"/>
        </w:rPr>
        <w:t>是以作者攻读硕士学位期间承担课题的工作为基础，</w:t>
      </w:r>
      <w:r>
        <w:rPr>
          <w:rFonts w:hint="eastAsia"/>
          <w:sz w:val="24"/>
        </w:rPr>
        <w:t>针对虚拟现实这一应用场景，综合了各个技术手段，</w:t>
      </w:r>
      <w:r w:rsidR="006F50A6">
        <w:rPr>
          <w:rFonts w:hint="eastAsia"/>
          <w:sz w:val="24"/>
        </w:rPr>
        <w:t>基于目前的实现方法，</w:t>
      </w:r>
      <w:r>
        <w:rPr>
          <w:rFonts w:hint="eastAsia"/>
          <w:sz w:val="24"/>
        </w:rPr>
        <w:t>在游戏引擎中构建了</w:t>
      </w:r>
      <w:r w:rsidR="00A702CA">
        <w:rPr>
          <w:rFonts w:hint="eastAsia"/>
          <w:sz w:val="24"/>
        </w:rPr>
        <w:t>完整</w:t>
      </w:r>
      <w:r>
        <w:rPr>
          <w:rFonts w:hint="eastAsia"/>
          <w:sz w:val="24"/>
        </w:rPr>
        <w:t>可用于虚拟现实房间混响实时生成</w:t>
      </w:r>
      <w:r w:rsidR="00A702CA">
        <w:rPr>
          <w:rFonts w:hint="eastAsia"/>
          <w:sz w:val="24"/>
        </w:rPr>
        <w:t>的</w:t>
      </w:r>
      <w:r>
        <w:rPr>
          <w:rFonts w:hint="eastAsia"/>
          <w:sz w:val="24"/>
        </w:rPr>
        <w:t>流程，并在具体实现方法中考虑了空气这一介质对于声音传播的影响，</w:t>
      </w:r>
      <w:r w:rsidR="006F50A6">
        <w:rPr>
          <w:rFonts w:hint="eastAsia"/>
          <w:sz w:val="24"/>
        </w:rPr>
        <w:t>引入了空气的温度、湿度、二氧化碳浓度、大气压强这些参数，对后续声音的计算输出产生影响，</w:t>
      </w:r>
      <w:r>
        <w:rPr>
          <w:rFonts w:hint="eastAsia"/>
          <w:sz w:val="24"/>
        </w:rPr>
        <w:t>对目前的技术进行了优化。</w:t>
      </w:r>
    </w:p>
    <w:p w14:paraId="6CE77794" w14:textId="77777777" w:rsidR="00B44B27" w:rsidRDefault="004437CD">
      <w:pPr>
        <w:spacing w:line="360" w:lineRule="auto"/>
        <w:ind w:firstLineChars="200" w:firstLine="480"/>
        <w:rPr>
          <w:ins w:id="532" w:author="PhD - Gao Jie" w:date="2020-01-23T20:21:00Z"/>
          <w:sz w:val="24"/>
        </w:rPr>
      </w:pPr>
      <w:del w:id="533" w:author="PhD - Gao Jie" w:date="2020-01-23T20:21:00Z">
        <w:r w:rsidDel="00B44B27">
          <w:rPr>
            <w:rFonts w:hint="eastAsia"/>
            <w:sz w:val="24"/>
          </w:rPr>
          <w:delText>本论文在</w:delText>
        </w:r>
      </w:del>
      <w:r>
        <w:rPr>
          <w:rFonts w:hint="eastAsia"/>
          <w:sz w:val="24"/>
        </w:rPr>
        <w:t>第一章</w:t>
      </w:r>
      <w:del w:id="534" w:author="PhD - Gao Jie" w:date="2020-01-23T20:21:00Z">
        <w:r w:rsidDel="00B44B27">
          <w:rPr>
            <w:rFonts w:hint="eastAsia"/>
            <w:sz w:val="24"/>
          </w:rPr>
          <w:delText>中</w:delText>
        </w:r>
      </w:del>
      <w:r>
        <w:rPr>
          <w:rFonts w:hint="eastAsia"/>
          <w:sz w:val="24"/>
        </w:rPr>
        <w:t>阐述了课题的</w:t>
      </w:r>
      <w:r w:rsidR="008214BC">
        <w:rPr>
          <w:rFonts w:hint="eastAsia"/>
          <w:sz w:val="24"/>
        </w:rPr>
        <w:t>研究</w:t>
      </w:r>
      <w:r>
        <w:rPr>
          <w:rFonts w:hint="eastAsia"/>
          <w:sz w:val="24"/>
        </w:rPr>
        <w:t>意义以及国内外研究的现状</w:t>
      </w:r>
      <w:r w:rsidR="009E2248">
        <w:rPr>
          <w:rFonts w:hint="eastAsia"/>
          <w:sz w:val="24"/>
        </w:rPr>
        <w:t>，以及涉及到的基础</w:t>
      </w:r>
      <w:r w:rsidR="009E2248">
        <w:rPr>
          <w:rFonts w:hint="eastAsia"/>
          <w:sz w:val="24"/>
        </w:rPr>
        <w:lastRenderedPageBreak/>
        <w:t>声学理论</w:t>
      </w:r>
      <w:r>
        <w:rPr>
          <w:rFonts w:hint="eastAsia"/>
          <w:sz w:val="24"/>
        </w:rPr>
        <w:t>。</w:t>
      </w:r>
    </w:p>
    <w:p w14:paraId="06E35305" w14:textId="77777777" w:rsidR="009E2248" w:rsidRDefault="004437CD">
      <w:pPr>
        <w:spacing w:line="360" w:lineRule="auto"/>
        <w:ind w:firstLineChars="200" w:firstLine="480"/>
        <w:rPr>
          <w:rFonts w:hint="eastAsia"/>
          <w:sz w:val="24"/>
        </w:rPr>
      </w:pPr>
      <w:r>
        <w:rPr>
          <w:rFonts w:hint="eastAsia"/>
          <w:sz w:val="24"/>
        </w:rPr>
        <w:t>第二章阐述</w:t>
      </w:r>
      <w:r w:rsidR="009E2248">
        <w:rPr>
          <w:rFonts w:hint="eastAsia"/>
          <w:sz w:val="24"/>
        </w:rPr>
        <w:t>了用于生成房间混响的可听化技术，具体包括数值声学模型、几何声学模型中的声线追踪法、虚源法，以及人工混响模型、滤波器技术、双耳声学系统。对比分析了其中各技术模型的各自优势，以及所需参数。</w:t>
      </w:r>
    </w:p>
    <w:p w14:paraId="59F489CF" w14:textId="77777777" w:rsidR="00DE6776" w:rsidRDefault="009E2248">
      <w:pPr>
        <w:spacing w:line="360" w:lineRule="auto"/>
        <w:ind w:firstLineChars="200" w:firstLine="480"/>
        <w:rPr>
          <w:rFonts w:hint="eastAsia"/>
          <w:sz w:val="24"/>
        </w:rPr>
      </w:pPr>
      <w:r>
        <w:rPr>
          <w:rFonts w:hint="eastAsia"/>
          <w:sz w:val="24"/>
        </w:rPr>
        <w:t>第三章阐述了本文所设计的虚拟现实混响实时系统，首先分析了所用技术的原因，分析了目前可听化技术模型如何应用于虚拟现实领域，</w:t>
      </w:r>
      <w:r w:rsidR="00DE6776">
        <w:rPr>
          <w:rFonts w:hint="eastAsia"/>
          <w:sz w:val="24"/>
        </w:rPr>
        <w:t>引出本文主要工作：</w:t>
      </w:r>
      <w:r w:rsidR="00DE6776" w:rsidRPr="00DE6776">
        <w:rPr>
          <w:rFonts w:hint="eastAsia"/>
          <w:sz w:val="24"/>
        </w:rPr>
        <w:t>本文在目前的研究基础上，创新性地考虑了空气这一介质的各因素对声音传播效果的影响，引入了新的影响因素：空气温度、湿度、大气压强、二氧化碳浓度，并按照严格的计算方式进行了相关声学参数的计算。</w:t>
      </w:r>
      <w:r w:rsidR="00DE6776">
        <w:rPr>
          <w:rFonts w:hint="eastAsia"/>
          <w:sz w:val="24"/>
        </w:rPr>
        <w:t>最后</w:t>
      </w:r>
      <w:r w:rsidR="00DE6776" w:rsidRPr="00DE6776">
        <w:rPr>
          <w:rFonts w:hint="eastAsia"/>
          <w:sz w:val="24"/>
        </w:rPr>
        <w:t>进行了两组对照试验，分别论证了本研究对于虚拟现实开发者的帮助，以及对于虚拟现实用户进行了主观评价实验与多因素分析，论证引入各影响因素的效果。</w:t>
      </w:r>
    </w:p>
    <w:p w14:paraId="15579D5F" w14:textId="77777777" w:rsidR="004437CD" w:rsidRDefault="00DE6776" w:rsidP="00DD03FE">
      <w:pPr>
        <w:spacing w:line="360" w:lineRule="auto"/>
        <w:ind w:firstLineChars="200" w:firstLine="480"/>
        <w:rPr>
          <w:rFonts w:hint="eastAsia"/>
          <w:sz w:val="24"/>
        </w:rPr>
      </w:pPr>
      <w:r>
        <w:rPr>
          <w:rFonts w:hint="eastAsia"/>
          <w:sz w:val="24"/>
        </w:rPr>
        <w:t>最后第五</w:t>
      </w:r>
      <w:r w:rsidR="004437CD">
        <w:rPr>
          <w:rFonts w:hint="eastAsia"/>
          <w:sz w:val="24"/>
        </w:rPr>
        <w:t>章总结全文</w:t>
      </w:r>
      <w:r>
        <w:rPr>
          <w:rFonts w:hint="eastAsia"/>
          <w:sz w:val="24"/>
        </w:rPr>
        <w:t>，并展望未来发展</w:t>
      </w:r>
      <w:r w:rsidR="004437CD">
        <w:rPr>
          <w:rFonts w:hint="eastAsia"/>
          <w:sz w:val="24"/>
        </w:rPr>
        <w:t>。</w:t>
      </w:r>
    </w:p>
    <w:p w14:paraId="5D3D10D0" w14:textId="77777777" w:rsidR="00B44B27" w:rsidRPr="00B44B27" w:rsidRDefault="001C4311" w:rsidP="00B44B27">
      <w:pPr>
        <w:pStyle w:val="1"/>
        <w:rPr>
          <w:rFonts w:hint="eastAsia"/>
          <w:rPrChange w:id="535" w:author="PhD - Gao Jie" w:date="2020-01-23T20:17:00Z">
            <w:rPr>
              <w:rFonts w:hint="eastAsia"/>
              <w:kern w:val="3"/>
            </w:rPr>
          </w:rPrChange>
        </w:rPr>
      </w:pPr>
      <w:bookmarkStart w:id="536" w:name="_Toc60499540"/>
      <w:bookmarkStart w:id="537" w:name="_Toc60499541"/>
      <w:r>
        <w:br w:type="page"/>
      </w:r>
      <w:bookmarkStart w:id="538" w:name="_Toc30767857"/>
      <w:r w:rsidR="004437CD">
        <w:rPr>
          <w:rFonts w:hint="eastAsia"/>
        </w:rPr>
        <w:lastRenderedPageBreak/>
        <w:t>第二章</w:t>
      </w:r>
      <w:r w:rsidR="004437CD">
        <w:t xml:space="preserve"> </w:t>
      </w:r>
      <w:bookmarkEnd w:id="536"/>
      <w:bookmarkEnd w:id="537"/>
      <w:ins w:id="539" w:author="PhD - Gao Jie" w:date="2020-01-23T23:01:00Z">
        <w:r w:rsidR="007C7021">
          <w:rPr>
            <w:rFonts w:hint="eastAsia"/>
          </w:rPr>
          <w:t>相关文献综述</w:t>
        </w:r>
      </w:ins>
      <w:bookmarkEnd w:id="538"/>
      <w:del w:id="540" w:author="PhD - Gao Jie" w:date="2020-01-23T23:01:00Z">
        <w:r w:rsidR="00D16614" w:rsidRPr="00D16614" w:rsidDel="007C7021">
          <w:rPr>
            <w:rFonts w:hint="eastAsia"/>
          </w:rPr>
          <w:delText>虚拟现实混响实时生成模型的理论概述</w:delText>
        </w:r>
      </w:del>
    </w:p>
    <w:p w14:paraId="0ABAEA76" w14:textId="77777777" w:rsidR="007C7021" w:rsidRDefault="007C7021" w:rsidP="007C7021">
      <w:pPr>
        <w:pStyle w:val="Heading2"/>
        <w:keepLines/>
        <w:numPr>
          <w:ilvl w:val="1"/>
          <w:numId w:val="3"/>
        </w:numPr>
        <w:spacing w:before="260" w:after="260" w:line="416" w:lineRule="auto"/>
        <w:rPr>
          <w:ins w:id="541" w:author="PhD - Gao Jie" w:date="2020-01-24T13:27:00Z"/>
          <w:sz w:val="32"/>
          <w:szCs w:val="32"/>
        </w:rPr>
      </w:pPr>
      <w:bookmarkStart w:id="542" w:name="_Toc30767858"/>
      <w:ins w:id="543" w:author="PhD - Gao Jie" w:date="2020-01-24T13:29:00Z">
        <w:r>
          <w:rPr>
            <w:rFonts w:hint="eastAsia"/>
            <w:sz w:val="32"/>
            <w:szCs w:val="32"/>
          </w:rPr>
          <w:t>关键术语解释</w:t>
        </w:r>
      </w:ins>
      <w:bookmarkEnd w:id="542"/>
    </w:p>
    <w:p w14:paraId="3FC15DC0" w14:textId="77777777" w:rsidR="007C7021" w:rsidRDefault="007C7021" w:rsidP="007C7021">
      <w:pPr>
        <w:pStyle w:val="3"/>
        <w:numPr>
          <w:ilvl w:val="2"/>
          <w:numId w:val="3"/>
        </w:numPr>
        <w:rPr>
          <w:ins w:id="544" w:author="PhD - Gao Jie" w:date="2020-01-24T14:44:00Z"/>
          <w:rFonts w:ascii="SimHei" w:eastAsia="SimHei"/>
          <w:b w:val="0"/>
        </w:rPr>
      </w:pPr>
      <w:bookmarkStart w:id="545" w:name="_Toc30767859"/>
      <w:ins w:id="546" w:author="PhD - Gao Jie" w:date="2020-01-24T13:27:00Z">
        <w:r w:rsidRPr="007C7021">
          <w:rPr>
            <w:rFonts w:ascii="SimHei" w:eastAsia="SimHei" w:hint="eastAsia"/>
            <w:b w:val="0"/>
            <w:rPrChange w:id="547" w:author="PhD - Gao Jie" w:date="2020-01-24T13:30:00Z">
              <w:rPr>
                <w:rFonts w:hint="eastAsia"/>
              </w:rPr>
            </w:rPrChange>
          </w:rPr>
          <w:t>混响是什么</w:t>
        </w:r>
      </w:ins>
      <w:bookmarkEnd w:id="545"/>
    </w:p>
    <w:p w14:paraId="78366105" w14:textId="77777777" w:rsidR="007C7021" w:rsidRPr="007C7021" w:rsidRDefault="007C7021" w:rsidP="007C7021">
      <w:pPr>
        <w:rPr>
          <w:sz w:val="24"/>
          <w:rPrChange w:id="548" w:author="PhD - Gao Jie" w:date="2020-01-24T14:45:00Z">
            <w:rPr>
              <w:b w:val="0"/>
            </w:rPr>
          </w:rPrChange>
        </w:rPr>
        <w:pPrChange w:id="549" w:author="PhD - Gao Jie" w:date="2020-01-24T14:45:00Z">
          <w:pPr>
            <w:pStyle w:val="3"/>
            <w:numPr>
              <w:ilvl w:val="2"/>
              <w:numId w:val="3"/>
            </w:numPr>
            <w:tabs>
              <w:tab w:val="num" w:pos="720"/>
            </w:tabs>
            <w:ind w:left="720" w:hanging="720"/>
          </w:pPr>
        </w:pPrChange>
      </w:pPr>
      <w:r w:rsidRPr="007C7021">
        <w:rPr>
          <w:rFonts w:hint="eastAsia"/>
          <w:sz w:val="24"/>
          <w:rPrChange w:id="550" w:author="PhD - Gao Jie" w:date="2020-01-24T14:45:00Z">
            <w:rPr>
              <w:rFonts w:hint="eastAsia"/>
              <w:b w:val="0"/>
            </w:rPr>
          </w:rPrChange>
        </w:rPr>
        <w:t>混响</w:t>
      </w:r>
      <w:r w:rsidRPr="007C7021">
        <w:rPr>
          <w:rFonts w:hint="eastAsia"/>
          <w:sz w:val="24"/>
          <w:rPrChange w:id="551" w:author="PhD - Gao Jie" w:date="2020-01-24T14:45:00Z">
            <w:rPr>
              <w:rFonts w:hint="eastAsia"/>
            </w:rPr>
          </w:rPrChange>
        </w:rPr>
        <w:t>指的是</w:t>
      </w:r>
      <w:bookmarkStart w:id="552" w:name="_GoBack"/>
      <w:bookmarkEnd w:id="552"/>
    </w:p>
    <w:p w14:paraId="5934E797" w14:textId="77777777" w:rsidR="007C7021" w:rsidRDefault="007C7021" w:rsidP="007C7021">
      <w:pPr>
        <w:pStyle w:val="3"/>
        <w:numPr>
          <w:ilvl w:val="2"/>
          <w:numId w:val="3"/>
        </w:numPr>
        <w:rPr>
          <w:ins w:id="553" w:author="PhD - Gao Jie" w:date="2020-01-24T13:32:00Z"/>
          <w:rFonts w:ascii="SimHei" w:eastAsia="SimHei"/>
          <w:b w:val="0"/>
        </w:rPr>
      </w:pPr>
      <w:bookmarkStart w:id="554" w:name="_Toc30767860"/>
      <w:ins w:id="555" w:author="PhD - Gao Jie" w:date="2020-01-24T13:31:00Z">
        <w:r>
          <w:rPr>
            <w:rFonts w:ascii="SimHei" w:eastAsia="SimHei" w:hint="eastAsia"/>
            <w:b w:val="0"/>
          </w:rPr>
          <w:t>混响生成技术的历史</w:t>
        </w:r>
      </w:ins>
      <w:bookmarkEnd w:id="554"/>
    </w:p>
    <w:p w14:paraId="5DA55F8D" w14:textId="77777777" w:rsidR="007C7021" w:rsidRDefault="007C7021" w:rsidP="007C7021">
      <w:pPr>
        <w:spacing w:line="360" w:lineRule="auto"/>
        <w:rPr>
          <w:ins w:id="556" w:author="PhD - Gao Jie" w:date="2020-01-24T13:33:00Z"/>
          <w:sz w:val="24"/>
        </w:rPr>
      </w:pPr>
      <w:ins w:id="557" w:author="PhD - Gao Jie" w:date="2020-01-24T13:32:00Z">
        <w:r w:rsidRPr="00D16614">
          <w:rPr>
            <w:rFonts w:hint="eastAsia"/>
            <w:sz w:val="24"/>
          </w:rPr>
          <w:t>（从游戏行业传统制作混响的角度切入，传统方式是在插件中预设参数，这类插件一般都是用人工混响模型制作，但是采用这种方法因为要预设参数，不能实时，所以不能很好的契合虚拟现实对于沉浸感的需求。后来混响生成技术又发展出了几何声学模型以及数值声学模型，可以更好的应用于虚拟现实领域。）</w:t>
        </w:r>
      </w:ins>
    </w:p>
    <w:p w14:paraId="2C4F79F1" w14:textId="77777777" w:rsidR="007C7021" w:rsidRDefault="007C7021" w:rsidP="007C7021">
      <w:pPr>
        <w:pStyle w:val="3"/>
        <w:numPr>
          <w:ilvl w:val="2"/>
          <w:numId w:val="3"/>
        </w:numPr>
        <w:rPr>
          <w:ins w:id="558" w:author="PhD - Gao Jie" w:date="2020-01-24T13:34:00Z"/>
          <w:rFonts w:ascii="SimHei" w:eastAsia="SimHei"/>
          <w:b w:val="0"/>
        </w:rPr>
      </w:pPr>
      <w:bookmarkStart w:id="559" w:name="_Toc30767861"/>
      <w:ins w:id="560" w:author="PhD - Gao Jie" w:date="2020-01-24T13:33:00Z">
        <w:r w:rsidRPr="007C7021">
          <w:rPr>
            <w:rFonts w:ascii="SimHei" w:eastAsia="SimHei" w:hint="eastAsia"/>
            <w:b w:val="0"/>
            <w:rPrChange w:id="561" w:author="PhD - Gao Jie" w:date="2020-01-24T13:33:00Z">
              <w:rPr>
                <w:rFonts w:hint="eastAsia"/>
              </w:rPr>
            </w:rPrChange>
          </w:rPr>
          <w:t>混响</w:t>
        </w:r>
      </w:ins>
      <w:ins w:id="562" w:author="PhD - Gao Jie" w:date="2020-01-24T13:34:00Z">
        <w:r>
          <w:rPr>
            <w:rFonts w:ascii="SimHei" w:eastAsia="SimHei" w:hint="eastAsia"/>
            <w:b w:val="0"/>
          </w:rPr>
          <w:t>效果</w:t>
        </w:r>
      </w:ins>
      <w:ins w:id="563" w:author="PhD - Gao Jie" w:date="2020-01-24T13:33:00Z">
        <w:r w:rsidRPr="007C7021">
          <w:rPr>
            <w:rFonts w:ascii="SimHei" w:eastAsia="SimHei" w:hint="eastAsia"/>
            <w:b w:val="0"/>
            <w:rPrChange w:id="564" w:author="PhD - Gao Jie" w:date="2020-01-24T13:33:00Z">
              <w:rPr>
                <w:rFonts w:hint="eastAsia"/>
              </w:rPr>
            </w:rPrChange>
          </w:rPr>
          <w:t>的关键影响因素</w:t>
        </w:r>
      </w:ins>
      <w:bookmarkEnd w:id="559"/>
    </w:p>
    <w:p w14:paraId="0005E49A" w14:textId="77777777" w:rsidR="007C7021" w:rsidRPr="007C7021" w:rsidRDefault="007C7021" w:rsidP="007C7021">
      <w:pPr>
        <w:pStyle w:val="3"/>
        <w:numPr>
          <w:ilvl w:val="3"/>
          <w:numId w:val="3"/>
        </w:numPr>
        <w:outlineLvl w:val="3"/>
        <w:rPr>
          <w:ins w:id="565" w:author="PhD - Gao Jie" w:date="2020-01-24T13:34:00Z"/>
          <w:rFonts w:ascii="SimHei" w:eastAsia="SimHei"/>
          <w:b w:val="0"/>
          <w:sz w:val="22"/>
          <w:rPrChange w:id="566" w:author="PhD - Gao Jie" w:date="2020-01-24T13:35:00Z">
            <w:rPr>
              <w:ins w:id="567" w:author="PhD - Gao Jie" w:date="2020-01-24T13:34:00Z"/>
              <w:rFonts w:ascii="SimHei" w:eastAsia="SimHei"/>
              <w:b w:val="0"/>
            </w:rPr>
          </w:rPrChange>
        </w:rPr>
        <w:pPrChange w:id="568" w:author="PhD - Gao Jie" w:date="2020-01-24T13:35:00Z">
          <w:pPr>
            <w:pStyle w:val="3"/>
            <w:numPr>
              <w:ilvl w:val="2"/>
              <w:numId w:val="3"/>
            </w:numPr>
            <w:tabs>
              <w:tab w:val="num" w:pos="720"/>
            </w:tabs>
            <w:ind w:left="720" w:hanging="720"/>
          </w:pPr>
        </w:pPrChange>
      </w:pPr>
      <w:bookmarkStart w:id="569" w:name="_Toc30767862"/>
      <w:ins w:id="570" w:author="PhD - Gao Jie" w:date="2020-01-24T13:34:00Z">
        <w:r w:rsidRPr="007C7021">
          <w:rPr>
            <w:rFonts w:ascii="SimHei" w:eastAsia="SimHei" w:hint="eastAsia"/>
            <w:b w:val="0"/>
            <w:sz w:val="22"/>
            <w:rPrChange w:id="571" w:author="PhD - Gao Jie" w:date="2020-01-24T13:35:00Z">
              <w:rPr>
                <w:rFonts w:ascii="SimHei" w:eastAsia="SimHei" w:hint="eastAsia"/>
                <w:b w:val="0"/>
              </w:rPr>
            </w:rPrChange>
          </w:rPr>
          <w:t>空气媒质</w:t>
        </w:r>
        <w:r w:rsidRPr="007C7021">
          <w:rPr>
            <w:rFonts w:ascii="SimHei" w:eastAsia="SimHei" w:hint="eastAsia"/>
            <w:b w:val="0"/>
            <w:sz w:val="22"/>
            <w:rPrChange w:id="572" w:author="PhD - Gao Jie" w:date="2020-01-24T13:35:00Z">
              <w:rPr>
                <w:rFonts w:ascii="SimHei" w:eastAsia="SimHei" w:hint="eastAsia"/>
                <w:b w:val="0"/>
              </w:rPr>
            </w:rPrChange>
          </w:rPr>
          <w:t>对混响</w:t>
        </w:r>
        <w:r w:rsidRPr="007C7021">
          <w:rPr>
            <w:rFonts w:ascii="SimHei" w:eastAsia="SimHei" w:hint="eastAsia"/>
            <w:b w:val="0"/>
            <w:sz w:val="22"/>
            <w:rPrChange w:id="573" w:author="PhD - Gao Jie" w:date="2020-01-24T13:35:00Z">
              <w:rPr>
                <w:rFonts w:ascii="SimHei" w:eastAsia="SimHei" w:hint="eastAsia"/>
                <w:b w:val="0"/>
              </w:rPr>
            </w:rPrChange>
          </w:rPr>
          <w:t>的影响</w:t>
        </w:r>
        <w:bookmarkEnd w:id="569"/>
      </w:ins>
    </w:p>
    <w:p w14:paraId="7D1F9772" w14:textId="77777777" w:rsidR="007C7021" w:rsidRPr="00DE6776" w:rsidRDefault="007C7021" w:rsidP="007C7021">
      <w:pPr>
        <w:spacing w:line="360" w:lineRule="auto"/>
        <w:ind w:firstLineChars="200" w:firstLine="480"/>
        <w:rPr>
          <w:ins w:id="574" w:author="PhD - Gao Jie" w:date="2020-01-24T13:34:00Z"/>
          <w:rFonts w:hint="eastAsia"/>
          <w:sz w:val="24"/>
        </w:rPr>
      </w:pPr>
      <w:ins w:id="575" w:author="PhD - Gao Jie" w:date="2020-01-24T13:34:00Z">
        <w:r w:rsidRPr="00DE6776">
          <w:rPr>
            <w:rFonts w:hint="eastAsia"/>
            <w:sz w:val="24"/>
          </w:rPr>
          <w:t>声波有反射、透射和吸收现象，室内铺设的不同材料具有不同的吸声系数，吸声系数不仅与材料本身的性质有关，还与声波的频率、入射方向和材料厚度等因素有关</w:t>
        </w:r>
        <w:r>
          <w:rPr>
            <w:rFonts w:hint="eastAsia"/>
            <w:sz w:val="24"/>
          </w:rPr>
          <w:t>。</w:t>
        </w:r>
        <w:r w:rsidRPr="00DE6776">
          <w:rPr>
            <w:rFonts w:hint="eastAsia"/>
            <w:sz w:val="24"/>
          </w:rPr>
          <w:t>工程上一般选择</w:t>
        </w:r>
        <w:r w:rsidRPr="00DE6776">
          <w:rPr>
            <w:rFonts w:hint="eastAsia"/>
            <w:sz w:val="24"/>
          </w:rPr>
          <w:t>125</w:t>
        </w:r>
        <w:r w:rsidRPr="00DE6776">
          <w:rPr>
            <w:rFonts w:hint="eastAsia"/>
            <w:sz w:val="24"/>
          </w:rPr>
          <w:t>，</w:t>
        </w:r>
        <w:r w:rsidRPr="00DE6776">
          <w:rPr>
            <w:rFonts w:hint="eastAsia"/>
            <w:sz w:val="24"/>
          </w:rPr>
          <w:t>250</w:t>
        </w:r>
        <w:r w:rsidRPr="00DE6776">
          <w:rPr>
            <w:rFonts w:hint="eastAsia"/>
            <w:sz w:val="24"/>
          </w:rPr>
          <w:t>，</w:t>
        </w:r>
        <w:r w:rsidRPr="00DE6776">
          <w:rPr>
            <w:rFonts w:hint="eastAsia"/>
            <w:sz w:val="24"/>
          </w:rPr>
          <w:t>500</w:t>
        </w:r>
        <w:r w:rsidRPr="00DE6776">
          <w:rPr>
            <w:rFonts w:hint="eastAsia"/>
            <w:sz w:val="24"/>
          </w:rPr>
          <w:t>，</w:t>
        </w:r>
        <w:r w:rsidRPr="00DE6776">
          <w:rPr>
            <w:rFonts w:hint="eastAsia"/>
            <w:sz w:val="24"/>
          </w:rPr>
          <w:t>1 000</w:t>
        </w:r>
        <w:r w:rsidRPr="00DE6776">
          <w:rPr>
            <w:rFonts w:hint="eastAsia"/>
            <w:sz w:val="24"/>
          </w:rPr>
          <w:t>，</w:t>
        </w:r>
        <w:r w:rsidRPr="00DE6776">
          <w:rPr>
            <w:rFonts w:hint="eastAsia"/>
            <w:sz w:val="24"/>
          </w:rPr>
          <w:t>2 000</w:t>
        </w:r>
        <w:r w:rsidRPr="00DE6776">
          <w:rPr>
            <w:rFonts w:hint="eastAsia"/>
            <w:sz w:val="24"/>
          </w:rPr>
          <w:t>和</w:t>
        </w:r>
        <w:r w:rsidRPr="00DE6776">
          <w:rPr>
            <w:rFonts w:hint="eastAsia"/>
            <w:sz w:val="24"/>
          </w:rPr>
          <w:t>4 000 Hz</w:t>
        </w:r>
        <w:r w:rsidRPr="00DE6776">
          <w:rPr>
            <w:rFonts w:hint="eastAsia"/>
            <w:sz w:val="24"/>
          </w:rPr>
          <w:t>这</w:t>
        </w:r>
        <w:r w:rsidRPr="00DE6776">
          <w:rPr>
            <w:rFonts w:hint="eastAsia"/>
            <w:sz w:val="24"/>
          </w:rPr>
          <w:t>6</w:t>
        </w:r>
        <w:r w:rsidRPr="00DE6776">
          <w:rPr>
            <w:rFonts w:hint="eastAsia"/>
            <w:sz w:val="24"/>
          </w:rPr>
          <w:t>个频率的吸声系数来表示该材料的吸声性能，若未说明具体频率，则专指</w:t>
        </w:r>
        <w:r w:rsidRPr="00DE6776">
          <w:rPr>
            <w:rFonts w:hint="eastAsia"/>
            <w:sz w:val="24"/>
          </w:rPr>
          <w:t>500 Hz</w:t>
        </w:r>
        <w:r w:rsidRPr="00DE6776">
          <w:rPr>
            <w:rFonts w:hint="eastAsia"/>
            <w:sz w:val="24"/>
          </w:rPr>
          <w:t>时</w:t>
        </w:r>
        <w:r>
          <w:rPr>
            <w:rFonts w:hint="eastAsia"/>
            <w:sz w:val="24"/>
          </w:rPr>
          <w:t>。</w:t>
        </w:r>
        <w:r w:rsidRPr="00DE6776">
          <w:rPr>
            <w:rFonts w:hint="eastAsia"/>
            <w:sz w:val="24"/>
          </w:rPr>
          <w:t>混响时间与吸声系数有关</w:t>
        </w:r>
        <w:r>
          <w:rPr>
            <w:rFonts w:hint="eastAsia"/>
            <w:sz w:val="24"/>
          </w:rPr>
          <w:t>。</w:t>
        </w:r>
      </w:ins>
    </w:p>
    <w:p w14:paraId="4001F6C3" w14:textId="77777777" w:rsidR="007C7021" w:rsidRPr="007C7021" w:rsidRDefault="007C7021" w:rsidP="007C7021">
      <w:pPr>
        <w:pStyle w:val="3"/>
        <w:numPr>
          <w:ilvl w:val="3"/>
          <w:numId w:val="3"/>
        </w:numPr>
        <w:outlineLvl w:val="3"/>
        <w:rPr>
          <w:ins w:id="576" w:author="PhD - Gao Jie" w:date="2020-01-24T13:34:00Z"/>
          <w:rFonts w:ascii="SimHei" w:eastAsia="SimHei" w:hint="eastAsia"/>
          <w:b w:val="0"/>
          <w:sz w:val="22"/>
          <w:rPrChange w:id="577" w:author="PhD - Gao Jie" w:date="2020-01-24T13:35:00Z">
            <w:rPr>
              <w:ins w:id="578" w:author="PhD - Gao Jie" w:date="2020-01-24T13:34:00Z"/>
              <w:rFonts w:ascii="SimHei" w:eastAsia="SimHei" w:hint="eastAsia"/>
              <w:b w:val="0"/>
            </w:rPr>
          </w:rPrChange>
        </w:rPr>
        <w:pPrChange w:id="579" w:author="PhD - Gao Jie" w:date="2020-01-24T13:35:00Z">
          <w:pPr>
            <w:pStyle w:val="3"/>
            <w:numPr>
              <w:ilvl w:val="2"/>
              <w:numId w:val="3"/>
            </w:numPr>
            <w:tabs>
              <w:tab w:val="num" w:pos="720"/>
            </w:tabs>
            <w:ind w:left="720" w:hanging="720"/>
          </w:pPr>
        </w:pPrChange>
      </w:pPr>
      <w:bookmarkStart w:id="580" w:name="_Toc30767863"/>
      <w:ins w:id="581" w:author="PhD - Gao Jie" w:date="2020-01-24T13:34:00Z">
        <w:r w:rsidRPr="007C7021">
          <w:rPr>
            <w:rFonts w:ascii="SimHei" w:eastAsia="SimHei" w:hint="eastAsia"/>
            <w:b w:val="0"/>
            <w:sz w:val="22"/>
            <w:rPrChange w:id="582" w:author="PhD - Gao Jie" w:date="2020-01-24T13:35:00Z">
              <w:rPr>
                <w:rFonts w:ascii="SimHei" w:eastAsia="SimHei" w:hint="eastAsia"/>
                <w:b w:val="0"/>
              </w:rPr>
            </w:rPrChange>
          </w:rPr>
          <w:t>障碍物</w:t>
        </w:r>
        <w:r w:rsidRPr="007C7021">
          <w:rPr>
            <w:rFonts w:ascii="SimHei" w:eastAsia="SimHei" w:hint="eastAsia"/>
            <w:b w:val="0"/>
            <w:sz w:val="22"/>
            <w:rPrChange w:id="583" w:author="PhD - Gao Jie" w:date="2020-01-24T13:35:00Z">
              <w:rPr>
                <w:rFonts w:ascii="SimHei" w:eastAsia="SimHei" w:hint="eastAsia"/>
                <w:b w:val="0"/>
              </w:rPr>
            </w:rPrChange>
          </w:rPr>
          <w:t>对混响</w:t>
        </w:r>
        <w:r w:rsidRPr="007C7021">
          <w:rPr>
            <w:rFonts w:ascii="SimHei" w:eastAsia="SimHei" w:hint="eastAsia"/>
            <w:b w:val="0"/>
            <w:sz w:val="22"/>
            <w:rPrChange w:id="584" w:author="PhD - Gao Jie" w:date="2020-01-24T13:35:00Z">
              <w:rPr>
                <w:rFonts w:ascii="SimHei" w:eastAsia="SimHei" w:hint="eastAsia"/>
                <w:b w:val="0"/>
              </w:rPr>
            </w:rPrChange>
          </w:rPr>
          <w:t>的影响</w:t>
        </w:r>
        <w:bookmarkEnd w:id="580"/>
      </w:ins>
    </w:p>
    <w:p w14:paraId="26647254" w14:textId="77777777" w:rsidR="007C7021" w:rsidRPr="00DE6776" w:rsidRDefault="007C7021" w:rsidP="007C7021">
      <w:pPr>
        <w:spacing w:line="360" w:lineRule="auto"/>
        <w:ind w:firstLineChars="200" w:firstLine="480"/>
        <w:rPr>
          <w:ins w:id="585" w:author="PhD - Gao Jie" w:date="2020-01-24T13:34:00Z"/>
          <w:rFonts w:hint="eastAsia"/>
          <w:sz w:val="24"/>
        </w:rPr>
      </w:pPr>
      <w:ins w:id="586" w:author="PhD - Gao Jie" w:date="2020-01-24T13:34:00Z">
        <w:r w:rsidRPr="00DE6776">
          <w:rPr>
            <w:rFonts w:hint="eastAsia"/>
            <w:sz w:val="24"/>
          </w:rPr>
          <w:t>在室内声场中，听者在某一位置所听到的声音由</w:t>
        </w:r>
        <w:r w:rsidRPr="00DE6776">
          <w:rPr>
            <w:rFonts w:hint="eastAsia"/>
            <w:sz w:val="24"/>
          </w:rPr>
          <w:t>3</w:t>
        </w:r>
        <w:r w:rsidRPr="00DE6776">
          <w:rPr>
            <w:rFonts w:hint="eastAsia"/>
            <w:sz w:val="24"/>
          </w:rPr>
          <w:t>部分构成，分别为直达声、早期反射声和混响声，其能量（本文用声压级来度量）和时间（</w:t>
        </w:r>
        <w:r w:rsidRPr="00DE6776">
          <w:rPr>
            <w:rFonts w:hint="eastAsia"/>
            <w:sz w:val="24"/>
          </w:rPr>
          <w:t>t</w:t>
        </w:r>
        <w:r w:rsidRPr="00DE6776">
          <w:rPr>
            <w:rFonts w:hint="eastAsia"/>
            <w:sz w:val="24"/>
          </w:rPr>
          <w:t>）的关系如图</w:t>
        </w:r>
        <w:r w:rsidRPr="00DE6776">
          <w:rPr>
            <w:rFonts w:hint="eastAsia"/>
            <w:sz w:val="24"/>
          </w:rPr>
          <w:t>1</w:t>
        </w:r>
        <w:r w:rsidRPr="00DE6776">
          <w:rPr>
            <w:rFonts w:hint="eastAsia"/>
            <w:sz w:val="24"/>
          </w:rPr>
          <w:t>所示</w:t>
        </w:r>
        <w:r w:rsidRPr="00DE6776">
          <w:rPr>
            <w:rFonts w:hint="eastAsia"/>
            <w:sz w:val="24"/>
          </w:rPr>
          <w:t>.</w:t>
        </w:r>
        <w:r w:rsidRPr="00DE6776">
          <w:rPr>
            <w:rFonts w:hint="eastAsia"/>
            <w:sz w:val="24"/>
          </w:rPr>
          <w:t>直达声指的是声源经直线段传播至听音点的声音，听感只受距离的影响，距离每增加</w:t>
        </w:r>
        <w:r w:rsidRPr="00DE6776">
          <w:rPr>
            <w:rFonts w:hint="eastAsia"/>
            <w:sz w:val="24"/>
          </w:rPr>
          <w:t>1</w:t>
        </w:r>
        <w:r w:rsidRPr="00DE6776">
          <w:rPr>
            <w:rFonts w:hint="eastAsia"/>
            <w:sz w:val="24"/>
          </w:rPr>
          <w:t>倍，声压级下降</w:t>
        </w:r>
        <w:r w:rsidRPr="00DE6776">
          <w:rPr>
            <w:rFonts w:hint="eastAsia"/>
            <w:sz w:val="24"/>
          </w:rPr>
          <w:t>6 dB.</w:t>
        </w:r>
        <w:r w:rsidRPr="00DE6776">
          <w:rPr>
            <w:rFonts w:hint="eastAsia"/>
            <w:sz w:val="24"/>
          </w:rPr>
          <w:t>早期反射声指的是延迟于直达声</w:t>
        </w:r>
        <w:r w:rsidRPr="00DE6776">
          <w:rPr>
            <w:rFonts w:hint="eastAsia"/>
            <w:sz w:val="24"/>
          </w:rPr>
          <w:t>50 ms</w:t>
        </w:r>
        <w:r w:rsidRPr="00DE6776">
          <w:rPr>
            <w:rFonts w:hint="eastAsia"/>
            <w:sz w:val="24"/>
          </w:rPr>
          <w:lastRenderedPageBreak/>
          <w:t>以内到达的声音，受室内界面的影响较大</w:t>
        </w:r>
        <w:r w:rsidRPr="00DE6776">
          <w:rPr>
            <w:rFonts w:hint="eastAsia"/>
            <w:sz w:val="24"/>
          </w:rPr>
          <w:t>.</w:t>
        </w:r>
        <w:r w:rsidRPr="00DE6776">
          <w:rPr>
            <w:rFonts w:hint="eastAsia"/>
            <w:sz w:val="24"/>
          </w:rPr>
          <w:t>混响声指的是在早期反射声之后经多次反射到达的声音</w:t>
        </w:r>
        <w:r w:rsidRPr="00DE6776">
          <w:rPr>
            <w:rFonts w:hint="eastAsia"/>
            <w:sz w:val="24"/>
          </w:rPr>
          <w:t>.</w:t>
        </w:r>
      </w:ins>
    </w:p>
    <w:p w14:paraId="7682D209" w14:textId="77777777" w:rsidR="007C7021" w:rsidRPr="00DE6776" w:rsidRDefault="007C7021" w:rsidP="007C7021">
      <w:pPr>
        <w:spacing w:line="360" w:lineRule="auto"/>
        <w:ind w:firstLineChars="200" w:firstLine="480"/>
        <w:rPr>
          <w:ins w:id="587" w:author="PhD - Gao Jie" w:date="2020-01-24T13:34:00Z"/>
          <w:rFonts w:hint="eastAsia"/>
          <w:sz w:val="24"/>
        </w:rPr>
      </w:pPr>
      <w:ins w:id="588" w:author="PhD - Gao Jie" w:date="2020-01-24T13:34:00Z">
        <w:r w:rsidRPr="00DE6776">
          <w:rPr>
            <w:rFonts w:hint="eastAsia"/>
            <w:sz w:val="24"/>
          </w:rPr>
          <w:t>早期反射声与直达声由于时间相差很小，因此难以分开，只有助于增强直达声的空间感</w:t>
        </w:r>
        <w:r w:rsidRPr="00DE6776">
          <w:rPr>
            <w:rFonts w:hint="eastAsia"/>
            <w:sz w:val="24"/>
          </w:rPr>
          <w:t>.</w:t>
        </w:r>
        <w:r w:rsidRPr="00DE6776">
          <w:rPr>
            <w:rFonts w:hint="eastAsia"/>
            <w:sz w:val="24"/>
          </w:rPr>
          <w:t>而混响声由于经过多次反射，且每一次都受室内建筑的影响，因此它对室内真实空间感的营造最为重要</w:t>
        </w:r>
        <w:r w:rsidRPr="00DE6776">
          <w:rPr>
            <w:rFonts w:hint="eastAsia"/>
            <w:sz w:val="24"/>
          </w:rPr>
          <w:t>[2].</w:t>
        </w:r>
      </w:ins>
    </w:p>
    <w:p w14:paraId="13C09517" w14:textId="77777777" w:rsidR="007C7021" w:rsidRDefault="007C7021" w:rsidP="007C7021">
      <w:pPr>
        <w:spacing w:line="360" w:lineRule="auto"/>
        <w:ind w:firstLineChars="200" w:firstLine="480"/>
        <w:rPr>
          <w:ins w:id="589" w:author="PhD - Gao Jie" w:date="2020-01-24T13:36:00Z"/>
          <w:sz w:val="24"/>
        </w:rPr>
      </w:pPr>
      <w:ins w:id="590" w:author="PhD - Gao Jie" w:date="2020-01-24T13:34:00Z">
        <w:r w:rsidRPr="00DE6776">
          <w:rPr>
            <w:rFonts w:hint="eastAsia"/>
            <w:sz w:val="24"/>
          </w:rPr>
          <w:t>19</w:t>
        </w:r>
        <w:r w:rsidRPr="00DE6776">
          <w:rPr>
            <w:rFonts w:hint="eastAsia"/>
            <w:sz w:val="24"/>
          </w:rPr>
          <w:t>世纪末，赛宾提出了混响时间</w:t>
        </w:r>
        <w:r w:rsidRPr="00DE6776">
          <w:rPr>
            <w:rFonts w:hint="eastAsia"/>
            <w:sz w:val="24"/>
          </w:rPr>
          <w:t>T60</w:t>
        </w:r>
        <w:r w:rsidRPr="00DE6776">
          <w:rPr>
            <w:rFonts w:hint="eastAsia"/>
            <w:sz w:val="24"/>
          </w:rPr>
          <w:t>这一概念，即声能密度在声源停止发声后衰减</w:t>
        </w:r>
        <w:r w:rsidRPr="00DE6776">
          <w:rPr>
            <w:rFonts w:hint="eastAsia"/>
            <w:sz w:val="24"/>
          </w:rPr>
          <w:t>60 dB</w:t>
        </w:r>
        <w:r w:rsidRPr="00DE6776">
          <w:rPr>
            <w:rFonts w:hint="eastAsia"/>
            <w:sz w:val="24"/>
          </w:rPr>
          <w:t>所需要的时间，以此奠定了建筑声学的基础</w:t>
        </w:r>
        <w:r w:rsidRPr="00DE6776">
          <w:rPr>
            <w:rFonts w:hint="eastAsia"/>
            <w:sz w:val="24"/>
          </w:rPr>
          <w:t>.</w:t>
        </w:r>
        <w:r w:rsidRPr="00DE6776">
          <w:rPr>
            <w:rFonts w:hint="eastAsia"/>
            <w:sz w:val="24"/>
          </w:rPr>
          <w:t>很久以来，这一直是唯一可测量、可计算的室内声学参量，也是对室内空间感影响最大的参量</w:t>
        </w:r>
        <w:r w:rsidRPr="00DE6776">
          <w:rPr>
            <w:rFonts w:hint="eastAsia"/>
            <w:sz w:val="24"/>
          </w:rPr>
          <w:t>.</w:t>
        </w:r>
        <w:r w:rsidRPr="00DE6776">
          <w:rPr>
            <w:rFonts w:hint="eastAsia"/>
            <w:sz w:val="24"/>
          </w:rPr>
          <w:t>直到后来，研究者对声音传播有了更全面的认识，添加了传播中因障碍物材料的吸声机制引起的衰减现象</w:t>
        </w:r>
        <w:r w:rsidRPr="00DE6776">
          <w:rPr>
            <w:rFonts w:hint="eastAsia"/>
            <w:sz w:val="24"/>
          </w:rPr>
          <w:t>.</w:t>
        </w:r>
        <w:r w:rsidRPr="00DE6776">
          <w:rPr>
            <w:rFonts w:hint="eastAsia"/>
            <w:sz w:val="24"/>
          </w:rPr>
          <w:t>而后由于计算机技术的辅助，对建筑声学的研究更是进入了可听化的阶段</w:t>
        </w:r>
        <w:r w:rsidRPr="00DE6776">
          <w:rPr>
            <w:rFonts w:hint="eastAsia"/>
            <w:sz w:val="24"/>
          </w:rPr>
          <w:t>[3].</w:t>
        </w:r>
      </w:ins>
    </w:p>
    <w:p w14:paraId="5E244388" w14:textId="77777777" w:rsidR="007C7021" w:rsidRPr="007C7021" w:rsidRDefault="007C7021" w:rsidP="007C7021">
      <w:pPr>
        <w:pStyle w:val="3"/>
        <w:numPr>
          <w:ilvl w:val="3"/>
          <w:numId w:val="3"/>
        </w:numPr>
        <w:outlineLvl w:val="3"/>
        <w:rPr>
          <w:ins w:id="591" w:author="PhD - Gao Jie" w:date="2020-01-24T13:36:00Z"/>
          <w:rFonts w:ascii="SimHei" w:eastAsia="SimHei"/>
          <w:b w:val="0"/>
          <w:sz w:val="22"/>
          <w:rPrChange w:id="592" w:author="PhD - Gao Jie" w:date="2020-01-24T13:36:00Z">
            <w:rPr>
              <w:ins w:id="593" w:author="PhD - Gao Jie" w:date="2020-01-24T13:36:00Z"/>
              <w:rFonts w:ascii="SimHei" w:eastAsia="SimHei"/>
              <w:b w:val="0"/>
            </w:rPr>
          </w:rPrChange>
        </w:rPr>
        <w:pPrChange w:id="594" w:author="PhD - Gao Jie" w:date="2020-01-24T13:36:00Z">
          <w:pPr>
            <w:pStyle w:val="3"/>
            <w:numPr>
              <w:ilvl w:val="2"/>
              <w:numId w:val="3"/>
            </w:numPr>
            <w:tabs>
              <w:tab w:val="num" w:pos="720"/>
            </w:tabs>
            <w:ind w:left="720" w:hanging="720"/>
          </w:pPr>
        </w:pPrChange>
      </w:pPr>
      <w:bookmarkStart w:id="595" w:name="_Toc30767864"/>
      <w:ins w:id="596" w:author="PhD - Gao Jie" w:date="2020-01-24T13:36:00Z">
        <w:r>
          <w:rPr>
            <w:rFonts w:ascii="SimHei" w:eastAsia="SimHei" w:hint="eastAsia"/>
            <w:b w:val="0"/>
            <w:sz w:val="22"/>
          </w:rPr>
          <w:t>建筑结构对混响的影响</w:t>
        </w:r>
        <w:bookmarkEnd w:id="595"/>
      </w:ins>
    </w:p>
    <w:p w14:paraId="303FB0BE" w14:textId="77777777" w:rsidR="007C7021" w:rsidRPr="007C7021" w:rsidRDefault="007C7021" w:rsidP="007C7021">
      <w:pPr>
        <w:spacing w:line="360" w:lineRule="auto"/>
        <w:ind w:firstLineChars="200" w:firstLine="480"/>
        <w:rPr>
          <w:ins w:id="597" w:author="PhD - Gao Jie" w:date="2020-01-24T13:29:00Z"/>
          <w:sz w:val="24"/>
          <w:rPrChange w:id="598" w:author="PhD - Gao Jie" w:date="2020-01-24T13:35:00Z">
            <w:rPr>
              <w:ins w:id="599" w:author="PhD - Gao Jie" w:date="2020-01-24T13:29:00Z"/>
              <w:b w:val="0"/>
              <w:bCs w:val="0"/>
              <w:szCs w:val="20"/>
            </w:rPr>
          </w:rPrChange>
        </w:rPr>
        <w:pPrChange w:id="600" w:author="PhD - Gao Jie" w:date="2020-01-24T13:37:00Z">
          <w:pPr>
            <w:pStyle w:val="3"/>
          </w:pPr>
        </w:pPrChange>
      </w:pPr>
      <w:ins w:id="601" w:author="PhD - Gao Jie" w:date="2020-01-24T13:36:00Z">
        <w:r w:rsidRPr="00DE6776">
          <w:rPr>
            <w:sz w:val="24"/>
          </w:rPr>
          <w:t>在真实世界中，受声波本身特性的影响，其传播非常复杂，会因</w:t>
        </w:r>
        <w:r w:rsidRPr="00DE6776">
          <w:rPr>
            <w:rFonts w:hint="eastAsia"/>
            <w:sz w:val="24"/>
          </w:rPr>
          <w:t>空气以及</w:t>
        </w:r>
        <w:r w:rsidRPr="00DE6776">
          <w:rPr>
            <w:sz w:val="24"/>
          </w:rPr>
          <w:t>障碍物</w:t>
        </w:r>
        <w:r w:rsidRPr="00DE6776">
          <w:rPr>
            <w:rFonts w:hint="eastAsia"/>
            <w:sz w:val="24"/>
          </w:rPr>
          <w:t>的影响</w:t>
        </w:r>
        <w:r>
          <w:rPr>
            <w:sz w:val="24"/>
          </w:rPr>
          <w:t>造成各类声学现象</w:t>
        </w:r>
        <w:r>
          <w:rPr>
            <w:rFonts w:hint="eastAsia"/>
            <w:sz w:val="24"/>
          </w:rPr>
          <w:t>。</w:t>
        </w:r>
      </w:ins>
    </w:p>
    <w:p w14:paraId="166C37ED" w14:textId="77777777" w:rsidR="007C7021" w:rsidRPr="007C7021" w:rsidRDefault="007C7021" w:rsidP="007C7021">
      <w:pPr>
        <w:rPr>
          <w:ins w:id="602" w:author="PhD - Gao Jie" w:date="2020-01-23T23:00:00Z"/>
          <w:rPrChange w:id="603" w:author="PhD - Gao Jie" w:date="2020-01-23T23:00:00Z">
            <w:rPr>
              <w:ins w:id="604" w:author="PhD - Gao Jie" w:date="2020-01-23T23:00:00Z"/>
              <w:sz w:val="32"/>
              <w:szCs w:val="32"/>
            </w:rPr>
          </w:rPrChange>
        </w:rPr>
        <w:pPrChange w:id="605" w:author="PhD - Gao Jie" w:date="2020-01-23T23:00:00Z">
          <w:pPr>
            <w:pStyle w:val="Heading2"/>
            <w:keepLines/>
            <w:numPr>
              <w:ilvl w:val="1"/>
              <w:numId w:val="3"/>
            </w:numPr>
            <w:tabs>
              <w:tab w:val="num" w:pos="615"/>
            </w:tabs>
            <w:spacing w:before="260" w:after="260" w:line="416" w:lineRule="auto"/>
            <w:ind w:left="615" w:hanging="615"/>
          </w:pPr>
        </w:pPrChange>
      </w:pPr>
    </w:p>
    <w:p w14:paraId="50AA3CD6" w14:textId="77777777" w:rsidR="00B44B27" w:rsidRPr="007C7021" w:rsidRDefault="00D16614" w:rsidP="007C7021">
      <w:pPr>
        <w:pStyle w:val="Heading2"/>
        <w:keepLines/>
        <w:numPr>
          <w:ilvl w:val="1"/>
          <w:numId w:val="3"/>
        </w:numPr>
        <w:spacing w:before="260" w:after="260" w:line="416" w:lineRule="auto"/>
        <w:rPr>
          <w:ins w:id="606" w:author="PhD - Gao Jie" w:date="2020-01-23T20:18:00Z"/>
          <w:rFonts w:hint="eastAsia"/>
          <w:sz w:val="32"/>
          <w:szCs w:val="32"/>
          <w:rPrChange w:id="607" w:author="PhD - Gao Jie" w:date="2020-01-23T23:01:00Z">
            <w:rPr>
              <w:ins w:id="608" w:author="PhD - Gao Jie" w:date="2020-01-23T20:18:00Z"/>
              <w:rFonts w:hint="eastAsia"/>
              <w:sz w:val="24"/>
            </w:rPr>
          </w:rPrChange>
        </w:rPr>
        <w:pPrChange w:id="609" w:author="PhD - Gao Jie" w:date="2020-01-23T23:01:00Z">
          <w:pPr>
            <w:spacing w:line="360" w:lineRule="auto"/>
          </w:pPr>
        </w:pPrChange>
      </w:pPr>
      <w:bookmarkStart w:id="610" w:name="_Toc30767866"/>
      <w:r w:rsidRPr="00D16614">
        <w:rPr>
          <w:rFonts w:hint="eastAsia"/>
          <w:sz w:val="32"/>
          <w:szCs w:val="32"/>
        </w:rPr>
        <w:t>现有</w:t>
      </w:r>
      <w:del w:id="611" w:author="PhD - Gao Jie" w:date="2020-01-24T13:48:00Z">
        <w:r w:rsidRPr="00D16614" w:rsidDel="007C7021">
          <w:rPr>
            <w:rFonts w:hint="eastAsia"/>
            <w:sz w:val="32"/>
            <w:szCs w:val="32"/>
          </w:rPr>
          <w:delText>的几类</w:delText>
        </w:r>
      </w:del>
      <w:r w:rsidRPr="00D16614">
        <w:rPr>
          <w:rFonts w:hint="eastAsia"/>
          <w:sz w:val="32"/>
          <w:szCs w:val="32"/>
        </w:rPr>
        <w:t>混响生成模型</w:t>
      </w:r>
      <w:bookmarkEnd w:id="610"/>
      <w:del w:id="612" w:author="PhD - Gao Jie" w:date="2020-01-23T22:59:00Z">
        <w:r w:rsidRPr="00D16614" w:rsidDel="007C7021">
          <w:rPr>
            <w:rFonts w:hint="eastAsia"/>
            <w:sz w:val="32"/>
            <w:szCs w:val="32"/>
          </w:rPr>
          <w:delText>（着重分析特点和不足）</w:delText>
        </w:r>
      </w:del>
      <w:ins w:id="613" w:author="PhD - Gao Jie" w:date="2020-01-23T20:18:00Z">
        <w:del w:id="614" w:author="PhD - Gao Jie" w:date="2020-01-23T20:18:00Z">
          <w:r w:rsidR="007C7021" w:rsidRPr="007A2FC8">
            <w:rPr>
              <w:noProof/>
            </w:rPr>
            <w:drawing>
              <wp:inline distT="0" distB="0" distL="0" distR="0" wp14:anchorId="1917BB1C" wp14:editId="3E71EE6C">
                <wp:extent cx="5270500" cy="3136900"/>
                <wp:effectExtent l="0" t="0" r="0" b="0"/>
                <wp:docPr id="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136900"/>
                        </a:xfrm>
                        <a:prstGeom prst="rect">
                          <a:avLst/>
                        </a:prstGeom>
                        <a:noFill/>
                        <a:ln>
                          <a:noFill/>
                        </a:ln>
                      </pic:spPr>
                    </pic:pic>
                  </a:graphicData>
                </a:graphic>
              </wp:inline>
            </w:drawing>
          </w:r>
        </w:del>
      </w:ins>
    </w:p>
    <w:p w14:paraId="2DECD15C" w14:textId="77777777" w:rsidR="00B44B27" w:rsidRPr="00B44B27" w:rsidRDefault="00B44B27" w:rsidP="00B44B27">
      <w:pPr>
        <w:rPr>
          <w:rPrChange w:id="615" w:author="PhD - Gao Jie" w:date="2020-01-23T20:18:00Z">
            <w:rPr>
              <w:sz w:val="32"/>
              <w:szCs w:val="32"/>
            </w:rPr>
          </w:rPrChange>
        </w:rPr>
        <w:pPrChange w:id="616" w:author="PhD - Gao Jie" w:date="2020-01-23T20:18:00Z">
          <w:pPr>
            <w:pStyle w:val="Heading2"/>
            <w:keepLines/>
            <w:numPr>
              <w:ilvl w:val="1"/>
              <w:numId w:val="3"/>
            </w:numPr>
            <w:tabs>
              <w:tab w:val="num" w:pos="615"/>
            </w:tabs>
            <w:spacing w:before="260" w:after="260" w:line="416" w:lineRule="auto"/>
            <w:ind w:left="615" w:hanging="615"/>
          </w:pPr>
        </w:pPrChange>
      </w:pPr>
    </w:p>
    <w:p w14:paraId="7128744F" w14:textId="77777777" w:rsidR="00D16614" w:rsidRPr="00B44B27" w:rsidDel="007C7021" w:rsidRDefault="00D16614" w:rsidP="00B44B27">
      <w:pPr>
        <w:pStyle w:val="ListParagraph"/>
        <w:numPr>
          <w:ilvl w:val="2"/>
          <w:numId w:val="3"/>
        </w:numPr>
        <w:ind w:firstLineChars="0"/>
        <w:rPr>
          <w:del w:id="617" w:author="PhD - Gao Jie" w:date="2020-01-24T13:39:00Z"/>
          <w:rFonts w:ascii="SimSun" w:eastAsia="SimSun" w:hAnsi="SimSun"/>
          <w:sz w:val="22"/>
          <w:szCs w:val="22"/>
        </w:rPr>
      </w:pPr>
      <w:del w:id="618" w:author="PhD - Gao Jie" w:date="2020-01-24T13:39:00Z">
        <w:r w:rsidRPr="00B44B27" w:rsidDel="007C7021">
          <w:rPr>
            <w:rFonts w:ascii="SimSun" w:eastAsia="SimSun" w:hAnsi="SimSun" w:hint="eastAsia"/>
            <w:sz w:val="22"/>
            <w:szCs w:val="22"/>
          </w:rPr>
          <w:delText>数值声学模型（研究热点，非常精确但耗时，目前还不能实时）</w:delText>
        </w:r>
      </w:del>
    </w:p>
    <w:p w14:paraId="3802FC40" w14:textId="77777777" w:rsidR="00D16614" w:rsidDel="007C7021" w:rsidRDefault="00D16614" w:rsidP="00D16614">
      <w:pPr>
        <w:pStyle w:val="ListParagraph"/>
        <w:numPr>
          <w:ilvl w:val="2"/>
          <w:numId w:val="3"/>
        </w:numPr>
        <w:ind w:firstLineChars="0"/>
        <w:rPr>
          <w:del w:id="619" w:author="PhD - Gao Jie" w:date="2020-01-24T13:39:00Z"/>
          <w:rFonts w:ascii="SimSun" w:eastAsia="SimSun" w:hAnsi="SimSun"/>
          <w:sz w:val="22"/>
          <w:szCs w:val="22"/>
        </w:rPr>
      </w:pPr>
      <w:del w:id="620" w:author="PhD - Gao Jie" w:date="2020-01-24T13:39:00Z">
        <w:r w:rsidDel="007C7021">
          <w:rPr>
            <w:rFonts w:ascii="SimSun" w:eastAsia="SimSun" w:hAnsi="SimSun" w:hint="eastAsia"/>
            <w:sz w:val="22"/>
            <w:szCs w:val="22"/>
          </w:rPr>
          <w:delText>人工混响模型（后期混响）</w:delText>
        </w:r>
      </w:del>
    </w:p>
    <w:p w14:paraId="6593FF56" w14:textId="77777777" w:rsidR="00D16614" w:rsidRPr="00637988" w:rsidDel="007C7021" w:rsidRDefault="00D16614" w:rsidP="00D16614">
      <w:pPr>
        <w:ind w:left="720" w:firstLineChars="300" w:firstLine="660"/>
        <w:rPr>
          <w:del w:id="621" w:author="PhD - Gao Jie" w:date="2020-01-24T13:39:00Z"/>
          <w:rFonts w:ascii="SimSun" w:hAnsi="SimSun"/>
          <w:sz w:val="22"/>
          <w:szCs w:val="22"/>
        </w:rPr>
      </w:pPr>
      <w:del w:id="622" w:author="PhD - Gao Jie" w:date="2020-01-24T13:39:00Z">
        <w:r w:rsidRPr="00637988" w:rsidDel="007C7021">
          <w:rPr>
            <w:rFonts w:ascii="SimSun" w:hAnsi="SimSun" w:hint="eastAsia"/>
            <w:sz w:val="22"/>
            <w:szCs w:val="22"/>
          </w:rPr>
          <w:delText>（</w:delText>
        </w:r>
        <w:r w:rsidDel="007C7021">
          <w:rPr>
            <w:rFonts w:ascii="SimSun" w:hAnsi="SimSun" w:hint="eastAsia"/>
            <w:sz w:val="22"/>
            <w:szCs w:val="22"/>
          </w:rPr>
          <w:delText>老师的意思是下面的几点不用再分小标题，所以依次阐述就好）</w:delText>
        </w:r>
      </w:del>
    </w:p>
    <w:p w14:paraId="79B76925" w14:textId="77777777" w:rsidR="00D16614" w:rsidDel="007C7021" w:rsidRDefault="00D16614" w:rsidP="00D16614">
      <w:pPr>
        <w:pStyle w:val="ListParagraph"/>
        <w:numPr>
          <w:ilvl w:val="3"/>
          <w:numId w:val="3"/>
        </w:numPr>
        <w:ind w:firstLineChars="0"/>
        <w:rPr>
          <w:del w:id="623" w:author="PhD - Gao Jie" w:date="2020-01-24T13:39:00Z"/>
          <w:rFonts w:ascii="SimSun" w:eastAsia="SimSun" w:hAnsi="SimSun"/>
          <w:sz w:val="22"/>
          <w:szCs w:val="22"/>
        </w:rPr>
      </w:pPr>
      <w:del w:id="624" w:author="PhD - Gao Jie" w:date="2020-01-24T13:39:00Z">
        <w:r w:rsidRPr="00BE3846" w:rsidDel="007C7021">
          <w:rPr>
            <w:rFonts w:ascii="SimSun" w:eastAsia="SimSun" w:hAnsi="SimSun" w:hint="eastAsia"/>
            <w:sz w:val="22"/>
            <w:szCs w:val="22"/>
          </w:rPr>
          <w:delText>梳状滤波器模型</w:delText>
        </w:r>
      </w:del>
    </w:p>
    <w:p w14:paraId="0C49A7A8" w14:textId="77777777" w:rsidR="00D16614" w:rsidDel="007C7021" w:rsidRDefault="00D16614" w:rsidP="00D16614">
      <w:pPr>
        <w:pStyle w:val="ListParagraph"/>
        <w:numPr>
          <w:ilvl w:val="3"/>
          <w:numId w:val="3"/>
        </w:numPr>
        <w:ind w:firstLineChars="0"/>
        <w:rPr>
          <w:del w:id="625" w:author="PhD - Gao Jie" w:date="2020-01-24T13:39:00Z"/>
          <w:rFonts w:ascii="SimSun" w:eastAsia="SimSun" w:hAnsi="SimSun"/>
          <w:sz w:val="22"/>
          <w:szCs w:val="22"/>
        </w:rPr>
      </w:pPr>
      <w:del w:id="626" w:author="PhD - Gao Jie" w:date="2020-01-24T13:39:00Z">
        <w:r w:rsidDel="007C7021">
          <w:rPr>
            <w:rFonts w:ascii="SimSun" w:eastAsia="SimSun" w:hAnsi="SimSun" w:hint="eastAsia"/>
            <w:sz w:val="22"/>
            <w:szCs w:val="22"/>
          </w:rPr>
          <w:delText>Schroeder模型</w:delText>
        </w:r>
      </w:del>
    </w:p>
    <w:p w14:paraId="00B18B36" w14:textId="77777777" w:rsidR="00D16614" w:rsidRPr="00BE3846" w:rsidDel="007C7021" w:rsidRDefault="00D16614" w:rsidP="00D16614">
      <w:pPr>
        <w:pStyle w:val="ListParagraph"/>
        <w:numPr>
          <w:ilvl w:val="3"/>
          <w:numId w:val="3"/>
        </w:numPr>
        <w:ind w:firstLineChars="0"/>
        <w:rPr>
          <w:del w:id="627" w:author="PhD - Gao Jie" w:date="2020-01-24T13:39:00Z"/>
          <w:rFonts w:ascii="SimSun" w:eastAsia="SimSun" w:hAnsi="SimSun"/>
          <w:sz w:val="22"/>
          <w:szCs w:val="22"/>
        </w:rPr>
      </w:pPr>
      <w:del w:id="628" w:author="PhD - Gao Jie" w:date="2020-01-24T13:39:00Z">
        <w:r w:rsidDel="007C7021">
          <w:rPr>
            <w:rFonts w:ascii="SimSun" w:eastAsia="SimSun" w:hAnsi="SimSun" w:hint="eastAsia"/>
            <w:sz w:val="22"/>
            <w:szCs w:val="22"/>
          </w:rPr>
          <w:delText>Moorer模型</w:delText>
        </w:r>
      </w:del>
    </w:p>
    <w:p w14:paraId="36364C6B" w14:textId="77777777" w:rsidR="00D16614" w:rsidDel="007C7021" w:rsidRDefault="00D16614" w:rsidP="00D16614">
      <w:pPr>
        <w:pStyle w:val="ListParagraph"/>
        <w:numPr>
          <w:ilvl w:val="2"/>
          <w:numId w:val="3"/>
        </w:numPr>
        <w:ind w:firstLineChars="0"/>
        <w:rPr>
          <w:del w:id="629" w:author="PhD - Gao Jie" w:date="2020-01-24T13:38:00Z"/>
          <w:rFonts w:ascii="SimSun" w:eastAsia="SimSun" w:hAnsi="SimSun"/>
          <w:sz w:val="22"/>
          <w:szCs w:val="22"/>
        </w:rPr>
      </w:pPr>
      <w:del w:id="630" w:author="PhD - Gao Jie" w:date="2020-01-24T13:38:00Z">
        <w:r w:rsidDel="007C7021">
          <w:rPr>
            <w:rFonts w:ascii="SimSun" w:eastAsia="SimSun" w:hAnsi="SimSun" w:hint="eastAsia"/>
            <w:sz w:val="22"/>
            <w:szCs w:val="22"/>
          </w:rPr>
          <w:delText>几何声学模型（直达声+早期反射声）（同上不用小标题）</w:delText>
        </w:r>
      </w:del>
    </w:p>
    <w:p w14:paraId="5C1E6862" w14:textId="77777777" w:rsidR="00D16614" w:rsidRPr="00BE3846" w:rsidDel="007C7021" w:rsidRDefault="00D16614" w:rsidP="00D16614">
      <w:pPr>
        <w:pStyle w:val="ListParagraph"/>
        <w:numPr>
          <w:ilvl w:val="3"/>
          <w:numId w:val="3"/>
        </w:numPr>
        <w:ind w:firstLineChars="0"/>
        <w:rPr>
          <w:del w:id="631" w:author="PhD - Gao Jie" w:date="2020-01-24T13:38:00Z"/>
          <w:rFonts w:ascii="SimSun" w:eastAsia="SimSun" w:hAnsi="SimSun"/>
          <w:sz w:val="22"/>
          <w:szCs w:val="22"/>
        </w:rPr>
      </w:pPr>
      <w:del w:id="632" w:author="PhD - Gao Jie" w:date="2020-01-24T13:38:00Z">
        <w:r w:rsidRPr="00BE3846" w:rsidDel="007C7021">
          <w:rPr>
            <w:rFonts w:ascii="SimSun" w:eastAsia="SimSun" w:hAnsi="SimSun" w:hint="eastAsia"/>
            <w:sz w:val="22"/>
            <w:szCs w:val="22"/>
          </w:rPr>
          <w:delText>声线追踪法</w:delText>
        </w:r>
      </w:del>
    </w:p>
    <w:p w14:paraId="15974FCC" w14:textId="77777777" w:rsidR="00D16614" w:rsidRPr="00D16614" w:rsidDel="007C7021" w:rsidRDefault="00D16614" w:rsidP="00D16614">
      <w:pPr>
        <w:pStyle w:val="ListParagraph"/>
        <w:numPr>
          <w:ilvl w:val="3"/>
          <w:numId w:val="3"/>
        </w:numPr>
        <w:ind w:firstLineChars="0"/>
        <w:rPr>
          <w:del w:id="633" w:author="PhD - Gao Jie" w:date="2020-01-24T13:38:00Z"/>
          <w:rFonts w:ascii="SimSun" w:eastAsia="SimSun" w:hAnsi="SimSun" w:hint="eastAsia"/>
          <w:sz w:val="22"/>
          <w:szCs w:val="22"/>
        </w:rPr>
      </w:pPr>
      <w:del w:id="634" w:author="PhD - Gao Jie" w:date="2020-01-24T13:38:00Z">
        <w:r w:rsidDel="007C7021">
          <w:rPr>
            <w:rFonts w:ascii="SimSun" w:eastAsia="SimSun" w:hAnsi="SimSun" w:hint="eastAsia"/>
            <w:sz w:val="22"/>
            <w:szCs w:val="22"/>
          </w:rPr>
          <w:delText>虚源法</w:delText>
        </w:r>
      </w:del>
    </w:p>
    <w:p w14:paraId="68DCF091" w14:textId="77777777" w:rsidR="00DE6776" w:rsidRPr="00DE6776" w:rsidRDefault="00DE6776" w:rsidP="00DE6776">
      <w:pPr>
        <w:spacing w:line="360" w:lineRule="auto"/>
        <w:ind w:firstLineChars="200" w:firstLine="480"/>
        <w:rPr>
          <w:rFonts w:hint="eastAsia"/>
          <w:sz w:val="24"/>
        </w:rPr>
      </w:pPr>
      <w:r w:rsidRPr="00DE6776">
        <w:rPr>
          <w:rFonts w:hint="eastAsia"/>
          <w:sz w:val="24"/>
        </w:rPr>
        <w:t>声音传播并不太像光波。所以，另一族方法瞄准的是更精确地模拟声波传播。比如，通过使用叫做</w:t>
      </w:r>
      <w:r w:rsidRPr="00DE6776">
        <w:rPr>
          <w:rFonts w:hint="eastAsia"/>
          <w:sz w:val="24"/>
        </w:rPr>
        <w:t>Finite Difference Time Method</w:t>
      </w:r>
      <w:r w:rsidRPr="00DE6776">
        <w:rPr>
          <w:rFonts w:hint="eastAsia"/>
          <w:sz w:val="24"/>
        </w:rPr>
        <w:t>（有限差分时间法，</w:t>
      </w:r>
      <w:r w:rsidRPr="00DE6776">
        <w:rPr>
          <w:rFonts w:hint="eastAsia"/>
          <w:sz w:val="24"/>
        </w:rPr>
        <w:t>FDTD</w:t>
      </w:r>
      <w:r w:rsidRPr="00DE6776">
        <w:rPr>
          <w:rFonts w:hint="eastAsia"/>
          <w:sz w:val="24"/>
        </w:rPr>
        <w:t>）的数值计算法，我们可以模拟出一个模式，更接近声能从一个分子传递到另一个分子的行为。我们用的不是实际的分子，而是把三维空间分割成固定大小的网格。</w:t>
      </w:r>
    </w:p>
    <w:p w14:paraId="7F05D200" w14:textId="77777777" w:rsidR="00DE6776" w:rsidRDefault="00DE6776" w:rsidP="00DE6776">
      <w:pPr>
        <w:spacing w:line="360" w:lineRule="auto"/>
        <w:ind w:firstLineChars="200" w:firstLine="480"/>
        <w:rPr>
          <w:sz w:val="24"/>
        </w:rPr>
      </w:pPr>
      <w:r w:rsidRPr="00DE6776">
        <w:rPr>
          <w:rFonts w:hint="eastAsia"/>
          <w:sz w:val="24"/>
        </w:rPr>
        <w:t>这个方法的关键概念就是任何时刻的声压都会在很短的时间后影响到周围的点。应用这一简单原则、加上一些媒介物质的信息和大量的数学计算，每一点的声压值都可以使用周围点之前时刻的数值计算出来。换句话说，如果你知道声音之前在哪，你就能预测它未来在哪。这也意味着每一帧网格上每个点的</w:t>
      </w:r>
      <w:r w:rsidRPr="00DE6776">
        <w:rPr>
          <w:rFonts w:hint="eastAsia"/>
          <w:sz w:val="24"/>
        </w:rPr>
        <w:lastRenderedPageBreak/>
        <w:t>数值都要重新计算。在完全可听带宽的情况下，这就相当于每秒</w:t>
      </w:r>
      <w:r w:rsidRPr="00DE6776">
        <w:rPr>
          <w:rFonts w:hint="eastAsia"/>
          <w:sz w:val="24"/>
        </w:rPr>
        <w:t>44100</w:t>
      </w:r>
      <w:r w:rsidRPr="00DE6776">
        <w:rPr>
          <w:rFonts w:hint="eastAsia"/>
          <w:sz w:val="24"/>
        </w:rPr>
        <w:t>帧。网格的间距是根据想要的采样率确定的。确实，想要模拟高频信号，就需要小网格才能精确地模拟短波长的行为。</w:t>
      </w:r>
    </w:p>
    <w:p w14:paraId="1D563659" w14:textId="77777777" w:rsidR="00DE6776" w:rsidRPr="00DE6776" w:rsidRDefault="007C7021" w:rsidP="00DE6776">
      <w:pPr>
        <w:spacing w:line="360" w:lineRule="auto"/>
        <w:ind w:firstLineChars="200" w:firstLine="480"/>
        <w:rPr>
          <w:rFonts w:hint="eastAsia"/>
          <w:sz w:val="24"/>
        </w:rPr>
      </w:pPr>
      <w:r w:rsidRPr="008620E7">
        <w:rPr>
          <w:noProof/>
          <w:sz w:val="24"/>
        </w:rPr>
        <w:drawing>
          <wp:inline distT="0" distB="0" distL="0" distR="0" wp14:anchorId="33D4897D" wp14:editId="7BAB5B98">
            <wp:extent cx="5270500" cy="1714500"/>
            <wp:effectExtent l="0" t="0" r="0" b="0"/>
            <wp:docPr id="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1714500"/>
                    </a:xfrm>
                    <a:prstGeom prst="rect">
                      <a:avLst/>
                    </a:prstGeom>
                    <a:noFill/>
                    <a:ln>
                      <a:noFill/>
                    </a:ln>
                  </pic:spPr>
                </pic:pic>
              </a:graphicData>
            </a:graphic>
          </wp:inline>
        </w:drawing>
      </w:r>
    </w:p>
    <w:p w14:paraId="0F6FC0FD" w14:textId="77777777" w:rsidR="00DE6776" w:rsidRPr="00DE6776" w:rsidRDefault="00DE6776" w:rsidP="00DE6776">
      <w:pPr>
        <w:spacing w:line="360" w:lineRule="auto"/>
        <w:ind w:firstLineChars="200" w:firstLine="480"/>
        <w:rPr>
          <w:sz w:val="24"/>
        </w:rPr>
      </w:pPr>
      <w:r w:rsidRPr="00DE6776">
        <w:rPr>
          <w:rFonts w:hint="eastAsia"/>
          <w:sz w:val="24"/>
        </w:rPr>
        <w:t>在</w:t>
      </w:r>
      <w:r w:rsidRPr="00DE6776">
        <w:rPr>
          <w:rFonts w:hint="eastAsia"/>
          <w:sz w:val="24"/>
        </w:rPr>
        <w:t>FDTD</w:t>
      </w:r>
      <w:r w:rsidRPr="00DE6776">
        <w:rPr>
          <w:rFonts w:hint="eastAsia"/>
          <w:sz w:val="24"/>
        </w:rPr>
        <w:t>法中，时间和空间的相邻点被用来计算一个点的声压【</w:t>
      </w:r>
      <w:r w:rsidRPr="00DE6776">
        <w:rPr>
          <w:rFonts w:hint="eastAsia"/>
          <w:sz w:val="24"/>
        </w:rPr>
        <w:t>5</w:t>
      </w:r>
      <w:r w:rsidRPr="00DE6776">
        <w:rPr>
          <w:rFonts w:hint="eastAsia"/>
          <w:sz w:val="24"/>
        </w:rPr>
        <w:t>】</w:t>
      </w:r>
      <w:r w:rsidRPr="00DE6776">
        <w:rPr>
          <w:rFonts w:hint="eastAsia"/>
          <w:sz w:val="24"/>
        </w:rPr>
        <w:t xml:space="preserve"> </w:t>
      </w:r>
    </w:p>
    <w:p w14:paraId="4D4B566B" w14:textId="77777777" w:rsidR="00DE6776" w:rsidRPr="00DE6776" w:rsidRDefault="00DE6776" w:rsidP="00DE6776">
      <w:pPr>
        <w:spacing w:line="360" w:lineRule="auto"/>
        <w:ind w:firstLineChars="200" w:firstLine="480"/>
        <w:rPr>
          <w:rFonts w:hint="eastAsia"/>
          <w:sz w:val="24"/>
        </w:rPr>
      </w:pPr>
      <w:r w:rsidRPr="00DE6776">
        <w:rPr>
          <w:rFonts w:hint="eastAsia"/>
          <w:sz w:val="24"/>
        </w:rPr>
        <w:t>在</w:t>
      </w:r>
      <w:r w:rsidRPr="00DE6776">
        <w:rPr>
          <w:rFonts w:hint="eastAsia"/>
          <w:sz w:val="24"/>
        </w:rPr>
        <w:t>FDTD</w:t>
      </w:r>
      <w:r w:rsidRPr="00DE6776">
        <w:rPr>
          <w:rFonts w:hint="eastAsia"/>
          <w:sz w:val="24"/>
        </w:rPr>
        <w:t>中，想要播放一个声源，我们只要在需要的时间范围内将信号设置到模型中的特定点就好。随着时间变化，信号的幅度在每一帧都会转化为声压。相似地，我们定位听者是通过读取某个点上计算出来的随时间变化的声压，来形成信号。在</w:t>
      </w:r>
      <w:r w:rsidRPr="00DE6776">
        <w:rPr>
          <w:rFonts w:hint="eastAsia"/>
          <w:sz w:val="24"/>
        </w:rPr>
        <w:t>FDTD</w:t>
      </w:r>
      <w:r w:rsidRPr="00DE6776">
        <w:rPr>
          <w:rFonts w:hint="eastAsia"/>
          <w:sz w:val="24"/>
        </w:rPr>
        <w:t>中，每个点的声音振动是同时模拟的，无论听者位置在哪。</w:t>
      </w:r>
      <w:r w:rsidRPr="00DE6776">
        <w:rPr>
          <w:rFonts w:hint="eastAsia"/>
          <w:sz w:val="24"/>
        </w:rPr>
        <w:t xml:space="preserve"> </w:t>
      </w:r>
    </w:p>
    <w:p w14:paraId="5E3F1CAA" w14:textId="77777777" w:rsidR="00DE6776" w:rsidRPr="00DE6776" w:rsidRDefault="00DE6776" w:rsidP="00DE6776">
      <w:pPr>
        <w:spacing w:line="360" w:lineRule="auto"/>
        <w:ind w:firstLineChars="200" w:firstLine="480"/>
        <w:rPr>
          <w:rFonts w:hint="eastAsia"/>
          <w:sz w:val="24"/>
        </w:rPr>
      </w:pPr>
      <w:r w:rsidRPr="00DE6776">
        <w:rPr>
          <w:rFonts w:hint="eastAsia"/>
          <w:sz w:val="24"/>
        </w:rPr>
        <w:t>根据房间的大小和需要的最小波长，最终的计算所花时间可能短至几分钟，长至几小时。所以我们怎么可能做到实时使用这个方法呢？这个模拟方法可以离线进行，使用一个脉冲作为声源来产生冲激响应（</w:t>
      </w:r>
      <w:r w:rsidRPr="00DE6776">
        <w:rPr>
          <w:rFonts w:hint="eastAsia"/>
          <w:sz w:val="24"/>
        </w:rPr>
        <w:t>IR</w:t>
      </w:r>
      <w:r w:rsidRPr="00DE6776">
        <w:rPr>
          <w:rFonts w:hint="eastAsia"/>
          <w:sz w:val="24"/>
        </w:rPr>
        <w:t>）（见之前文章的卷积混响）。这一过程会产生一系列</w:t>
      </w:r>
      <w:r w:rsidRPr="00DE6776">
        <w:rPr>
          <w:rFonts w:hint="eastAsia"/>
          <w:sz w:val="24"/>
        </w:rPr>
        <w:t>IR</w:t>
      </w:r>
      <w:r w:rsidRPr="00DE6776">
        <w:rPr>
          <w:rFonts w:hint="eastAsia"/>
          <w:sz w:val="24"/>
        </w:rPr>
        <w:t>，之后可以通过卷积来实时使用。为了空间音频目的，做出高阶</w:t>
      </w:r>
      <w:r w:rsidRPr="00DE6776">
        <w:rPr>
          <w:rFonts w:hint="eastAsia"/>
          <w:sz w:val="24"/>
        </w:rPr>
        <w:t>ambisonics IR</w:t>
      </w:r>
      <w:r w:rsidRPr="00DE6776">
        <w:rPr>
          <w:rFonts w:hint="eastAsia"/>
          <w:sz w:val="24"/>
        </w:rPr>
        <w:t>是可能的；但是就像是预录室内冲激响应一样，用来表示不同的发声点到听者位置所需要的存储空间太大，很可能是不现实的。</w:t>
      </w:r>
      <w:r w:rsidRPr="00DE6776">
        <w:rPr>
          <w:rFonts w:hint="eastAsia"/>
          <w:sz w:val="24"/>
        </w:rPr>
        <w:t xml:space="preserve"> </w:t>
      </w:r>
    </w:p>
    <w:p w14:paraId="363B7EC6" w14:textId="77777777" w:rsidR="00DE6776" w:rsidRPr="00DE6776" w:rsidRDefault="00DE6776" w:rsidP="00DE6776">
      <w:pPr>
        <w:spacing w:line="360" w:lineRule="auto"/>
        <w:ind w:firstLineChars="200" w:firstLine="480"/>
        <w:rPr>
          <w:rFonts w:hint="eastAsia"/>
          <w:sz w:val="24"/>
        </w:rPr>
      </w:pPr>
      <w:r w:rsidRPr="00DE6776">
        <w:rPr>
          <w:rFonts w:hint="eastAsia"/>
          <w:sz w:val="24"/>
        </w:rPr>
        <w:t>因为高频的精确结果需要更小的网格间距——也就是几毫米左右——来模拟所有可听频率，所以我们可以通过减少网格尺寸来节约计算量。因此，这个方法更适用于低频的声音传播模拟。使用低取样率也能节约计算成本和存储空间。好消息是，高频通常不会传播得很远，空气和墙体的吸收在其中扮演着重要角色。</w:t>
      </w:r>
    </w:p>
    <w:p w14:paraId="237B43AE" w14:textId="77777777" w:rsidR="00DE6776" w:rsidRPr="00DE6776" w:rsidRDefault="00DE6776" w:rsidP="00DE6776">
      <w:pPr>
        <w:spacing w:line="360" w:lineRule="auto"/>
        <w:ind w:firstLineChars="200" w:firstLine="480"/>
        <w:rPr>
          <w:rFonts w:hint="eastAsia"/>
          <w:sz w:val="24"/>
        </w:rPr>
      </w:pPr>
      <w:r w:rsidRPr="00DE6776">
        <w:rPr>
          <w:rFonts w:hint="eastAsia"/>
          <w:sz w:val="24"/>
        </w:rPr>
        <w:t>基于波的模拟也长于模拟在复杂形状的几何空间下频率相关的衍射，而这点是基于光线法做不到的。总体上说，基于波的方法也被视为更擅长生成后期</w:t>
      </w:r>
      <w:r w:rsidRPr="00DE6776">
        <w:rPr>
          <w:rFonts w:hint="eastAsia"/>
          <w:sz w:val="24"/>
        </w:rPr>
        <w:lastRenderedPageBreak/>
        <w:t>混响，因为能更精确地模拟回声密度。话虽如此，就像现实中不是所有空间都有理想的混响，有些模拟的结果从媒体制作角度来看也没有那种听起来很棒的声学特征，而且所需的渲染时间会导致周转时间更长，进一步复杂优化调整的过程。</w:t>
      </w:r>
    </w:p>
    <w:p w14:paraId="4AE02435" w14:textId="77777777" w:rsidR="00DE6776" w:rsidRDefault="00DE6776" w:rsidP="00DE6776">
      <w:pPr>
        <w:numPr>
          <w:numberingChange w:id="635" w:author="董 雪婷" w:date="2003-12-16T20:43:00Z" w:original="%1:2:0:.%2:2:0:"/>
        </w:numPr>
        <w:spacing w:line="360" w:lineRule="auto"/>
        <w:ind w:firstLineChars="200" w:firstLine="480"/>
        <w:rPr>
          <w:sz w:val="24"/>
        </w:rPr>
      </w:pPr>
      <w:r w:rsidRPr="00DE6776">
        <w:rPr>
          <w:rFonts w:hint="eastAsia"/>
          <w:sz w:val="24"/>
        </w:rPr>
        <w:t>FDTD</w:t>
      </w:r>
      <w:r w:rsidRPr="00DE6776">
        <w:rPr>
          <w:rFonts w:hint="eastAsia"/>
          <w:sz w:val="24"/>
        </w:rPr>
        <w:t>法在模拟声波传播时相当名副其实，但还有一些其它的基于波的方法也可以模仿物理性质的一部分，且提供更快速的模拟。因此，不同方法具体都有不同的优势和局限性。</w:t>
      </w:r>
    </w:p>
    <w:p w14:paraId="13D9CF5C" w14:textId="77777777" w:rsidR="007C7021" w:rsidRPr="007C7021" w:rsidRDefault="00D16614" w:rsidP="007C7021">
      <w:pPr>
        <w:pStyle w:val="3"/>
        <w:numPr>
          <w:ilvl w:val="2"/>
          <w:numId w:val="3"/>
        </w:numPr>
        <w:rPr>
          <w:rFonts w:ascii="SimHei" w:eastAsia="SimHei" w:hint="eastAsia"/>
          <w:b w:val="0"/>
          <w:rPrChange w:id="636" w:author="PhD - Gao Jie" w:date="2020-01-24T13:40:00Z">
            <w:rPr>
              <w:rFonts w:hint="eastAsia"/>
            </w:rPr>
          </w:rPrChange>
        </w:rPr>
        <w:pPrChange w:id="637" w:author="PhD - Gao Jie" w:date="2020-01-24T13:40:00Z">
          <w:pPr>
            <w:pStyle w:val="Heading3"/>
          </w:pPr>
        </w:pPrChange>
      </w:pPr>
      <w:bookmarkStart w:id="638" w:name="_Toc30767867"/>
      <w:r w:rsidRPr="007C7021">
        <w:rPr>
          <w:rFonts w:ascii="SimHei" w:eastAsia="SimHei" w:hint="eastAsia"/>
          <w:b w:val="0"/>
          <w:rPrChange w:id="639" w:author="PhD - Gao Jie" w:date="2020-01-24T13:40:00Z">
            <w:rPr>
              <w:rFonts w:hint="eastAsia"/>
            </w:rPr>
          </w:rPrChange>
        </w:rPr>
        <w:t>几何声学模型</w:t>
      </w:r>
      <w:bookmarkEnd w:id="638"/>
    </w:p>
    <w:p w14:paraId="25F4C88D" w14:textId="77777777" w:rsidR="00DE6776" w:rsidRPr="00DE6776" w:rsidRDefault="00DE6776" w:rsidP="00DE6776">
      <w:pPr>
        <w:spacing w:line="360" w:lineRule="auto"/>
        <w:ind w:firstLineChars="200" w:firstLine="480"/>
        <w:rPr>
          <w:rFonts w:hint="eastAsia"/>
          <w:sz w:val="24"/>
        </w:rPr>
      </w:pPr>
      <w:r w:rsidRPr="00DE6776">
        <w:rPr>
          <w:rFonts w:hint="eastAsia"/>
          <w:sz w:val="24"/>
        </w:rPr>
        <w:t>几何声学模型来源于研究光线传播的方法（光线法），本质是将声音看作光线进行研究。</w:t>
      </w:r>
    </w:p>
    <w:p w14:paraId="3ABE91AE" w14:textId="77777777" w:rsidR="00DE6776" w:rsidRPr="00DE6776" w:rsidRDefault="00DE6776" w:rsidP="00DE6776">
      <w:pPr>
        <w:spacing w:line="360" w:lineRule="auto"/>
        <w:ind w:firstLineChars="200" w:firstLine="480"/>
        <w:rPr>
          <w:rFonts w:hint="eastAsia"/>
          <w:sz w:val="24"/>
        </w:rPr>
      </w:pPr>
      <w:r w:rsidRPr="00DE6776">
        <w:rPr>
          <w:rFonts w:hint="eastAsia"/>
          <w:sz w:val="24"/>
        </w:rPr>
        <w:t>在这个方法中，声音以直线传播，能根据不同墙壁的位置计算出声音的反射方向。因为知道每条光线的确切位置，所以根据声源和听者的位置，光线法能够交互式地在空间和时间里自由模拟声音传播效果。</w:t>
      </w:r>
    </w:p>
    <w:p w14:paraId="3BE78C7D" w14:textId="77777777" w:rsidR="00DE6776" w:rsidRPr="00DE6776" w:rsidDel="007C7021" w:rsidRDefault="00DE6776" w:rsidP="00DE6776">
      <w:pPr>
        <w:spacing w:line="360" w:lineRule="auto"/>
        <w:ind w:firstLineChars="200" w:firstLine="480"/>
        <w:rPr>
          <w:del w:id="640" w:author="PhD - Gao Jie" w:date="2020-01-24T13:50:00Z"/>
          <w:rFonts w:hint="eastAsia"/>
          <w:sz w:val="24"/>
        </w:rPr>
      </w:pPr>
      <w:r w:rsidRPr="00DE6776">
        <w:rPr>
          <w:rFonts w:hint="eastAsia"/>
          <w:sz w:val="24"/>
        </w:rPr>
        <w:t>通过在模型中加入延时，可以更好地考虑到声音传播速度的特性。</w:t>
      </w:r>
    </w:p>
    <w:p w14:paraId="3D056DCE" w14:textId="77777777" w:rsidR="007C7021" w:rsidDel="007C7021" w:rsidRDefault="00DE6776" w:rsidP="007C7021">
      <w:pPr>
        <w:spacing w:line="360" w:lineRule="auto"/>
        <w:ind w:firstLineChars="200" w:firstLine="480"/>
        <w:rPr>
          <w:del w:id="641" w:author="PhD - Gao Jie" w:date="2020-01-24T13:49:00Z"/>
          <w:sz w:val="24"/>
        </w:rPr>
      </w:pPr>
      <w:r w:rsidRPr="00DE6776">
        <w:rPr>
          <w:rFonts w:hint="eastAsia"/>
          <w:sz w:val="24"/>
        </w:rPr>
        <w:t>通过滤波器可以模拟墙壁对于不同声音频率的吸收、反射、衍射等效</w:t>
      </w:r>
      <w:del w:id="642" w:author="PhD - Gao Jie" w:date="2020-01-24T13:50:00Z">
        <w:r w:rsidRPr="00DE6776" w:rsidDel="007C7021">
          <w:rPr>
            <w:rFonts w:hint="eastAsia"/>
            <w:sz w:val="24"/>
          </w:rPr>
          <w:delText>果。</w:delText>
        </w:r>
      </w:del>
    </w:p>
    <w:p w14:paraId="14523BE0" w14:textId="77777777" w:rsidR="007C7021" w:rsidRDefault="007C7021" w:rsidP="007C7021">
      <w:pPr>
        <w:spacing w:line="360" w:lineRule="auto"/>
        <w:ind w:firstLineChars="200" w:firstLine="480"/>
        <w:rPr>
          <w:ins w:id="643" w:author="PhD - Gao Jie" w:date="2020-01-24T13:50:00Z"/>
          <w:sz w:val="24"/>
        </w:rPr>
      </w:pPr>
    </w:p>
    <w:p w14:paraId="31CFB128" w14:textId="77777777" w:rsidR="00DE6776" w:rsidRPr="007C7021" w:rsidRDefault="00DE6776" w:rsidP="007C7021">
      <w:pPr>
        <w:pStyle w:val="3"/>
        <w:numPr>
          <w:ilvl w:val="3"/>
          <w:numId w:val="3"/>
        </w:numPr>
        <w:outlineLvl w:val="3"/>
        <w:rPr>
          <w:rFonts w:ascii="SimHei" w:eastAsia="SimHei" w:hint="eastAsia"/>
          <w:b w:val="0"/>
          <w:sz w:val="22"/>
          <w:rPrChange w:id="644" w:author="PhD - Gao Jie" w:date="2020-01-24T13:51:00Z">
            <w:rPr>
              <w:rFonts w:ascii="SimHei" w:eastAsia="SimHei" w:hint="eastAsia"/>
              <w:b w:val="0"/>
            </w:rPr>
          </w:rPrChange>
        </w:rPr>
        <w:pPrChange w:id="645" w:author="PhD - Gao Jie" w:date="2020-01-24T13:51:00Z">
          <w:pPr>
            <w:pStyle w:val="3"/>
            <w:numPr>
              <w:ilvl w:val="2"/>
              <w:numId w:val="5"/>
            </w:numPr>
            <w:tabs>
              <w:tab w:val="num" w:pos="720"/>
            </w:tabs>
            <w:ind w:left="720" w:hanging="720"/>
          </w:pPr>
        </w:pPrChange>
      </w:pPr>
      <w:bookmarkStart w:id="646" w:name="_Toc30767868"/>
      <w:r w:rsidRPr="007C7021">
        <w:rPr>
          <w:rFonts w:ascii="SimHei" w:eastAsia="SimHei" w:hint="eastAsia"/>
          <w:b w:val="0"/>
          <w:sz w:val="22"/>
          <w:rPrChange w:id="647" w:author="PhD - Gao Jie" w:date="2020-01-24T13:51:00Z">
            <w:rPr>
              <w:rFonts w:ascii="SimHei" w:eastAsia="SimHei" w:hint="eastAsia"/>
              <w:b w:val="0"/>
            </w:rPr>
          </w:rPrChange>
        </w:rPr>
        <w:t>声线追踪法</w:t>
      </w:r>
      <w:bookmarkEnd w:id="646"/>
    </w:p>
    <w:p w14:paraId="07CC0887" w14:textId="77777777" w:rsidR="00DE6776" w:rsidRPr="00DE6776" w:rsidRDefault="00DE6776" w:rsidP="00DE6776">
      <w:pPr>
        <w:spacing w:line="360" w:lineRule="auto"/>
        <w:ind w:firstLineChars="200" w:firstLine="480"/>
        <w:rPr>
          <w:sz w:val="24"/>
        </w:rPr>
      </w:pPr>
      <w:r w:rsidRPr="00DE6776">
        <w:rPr>
          <w:rFonts w:hint="eastAsia"/>
          <w:sz w:val="24"/>
        </w:rPr>
        <w:t>光线法的一个主要变体是声线追踪法。</w:t>
      </w:r>
    </w:p>
    <w:p w14:paraId="396FD0FA" w14:textId="77777777" w:rsidR="00DE6776" w:rsidRPr="00DE6776" w:rsidRDefault="00DE6776" w:rsidP="00DE6776">
      <w:pPr>
        <w:spacing w:line="360" w:lineRule="auto"/>
        <w:ind w:firstLineChars="200" w:firstLine="480"/>
        <w:rPr>
          <w:sz w:val="24"/>
        </w:rPr>
      </w:pPr>
      <w:r w:rsidRPr="00DE6776">
        <w:rPr>
          <w:rFonts w:hint="eastAsia"/>
          <w:sz w:val="24"/>
        </w:rPr>
        <w:t>在声线追踪法中，令声线向不同方向发出，达到障碍物时反射。从某表面上反射之后，又会产生多条新的光线，向不同方向发出。通过追踪这些光线的路径以及遇到的障碍物来进行计算与信号处理。</w:t>
      </w:r>
    </w:p>
    <w:p w14:paraId="11B0C790" w14:textId="77777777" w:rsidR="00DE6776" w:rsidRPr="00DE6776" w:rsidRDefault="00DE6776" w:rsidP="00DE6776">
      <w:pPr>
        <w:spacing w:line="360" w:lineRule="auto"/>
        <w:ind w:firstLineChars="200" w:firstLine="480"/>
        <w:rPr>
          <w:rFonts w:hint="eastAsia"/>
          <w:sz w:val="24"/>
        </w:rPr>
      </w:pPr>
      <w:r w:rsidRPr="00DE6776">
        <w:rPr>
          <w:rFonts w:hint="eastAsia"/>
          <w:sz w:val="24"/>
        </w:rPr>
        <w:t>这一方法在几何空间复杂时很有用，但需要的计算量也更大。</w:t>
      </w:r>
    </w:p>
    <w:p w14:paraId="45E49064" w14:textId="77777777" w:rsidR="00DE6776" w:rsidRPr="007C7021" w:rsidRDefault="00DE6776" w:rsidP="007C7021">
      <w:pPr>
        <w:pStyle w:val="3"/>
        <w:numPr>
          <w:ilvl w:val="3"/>
          <w:numId w:val="3"/>
        </w:numPr>
        <w:outlineLvl w:val="3"/>
        <w:rPr>
          <w:rFonts w:ascii="SimHei" w:eastAsia="SimHei" w:hint="eastAsia"/>
          <w:b w:val="0"/>
          <w:sz w:val="22"/>
          <w:rPrChange w:id="648" w:author="PhD - Gao Jie" w:date="2020-01-24T13:51:00Z">
            <w:rPr>
              <w:rFonts w:ascii="SimHei" w:eastAsia="SimHei" w:hint="eastAsia"/>
              <w:b w:val="0"/>
            </w:rPr>
          </w:rPrChange>
        </w:rPr>
        <w:pPrChange w:id="649" w:author="PhD - Gao Jie" w:date="2020-01-24T13:51:00Z">
          <w:pPr>
            <w:pStyle w:val="3"/>
            <w:numPr>
              <w:ilvl w:val="2"/>
              <w:numId w:val="5"/>
            </w:numPr>
            <w:tabs>
              <w:tab w:val="num" w:pos="720"/>
            </w:tabs>
            <w:ind w:left="720" w:hanging="720"/>
          </w:pPr>
        </w:pPrChange>
      </w:pPr>
      <w:bookmarkStart w:id="650" w:name="_Toc30767869"/>
      <w:r w:rsidRPr="007C7021">
        <w:rPr>
          <w:rFonts w:ascii="SimHei" w:eastAsia="SimHei" w:hint="eastAsia"/>
          <w:b w:val="0"/>
          <w:sz w:val="22"/>
          <w:rPrChange w:id="651" w:author="PhD - Gao Jie" w:date="2020-01-24T13:51:00Z">
            <w:rPr>
              <w:rFonts w:ascii="SimHei" w:eastAsia="SimHei" w:hint="eastAsia"/>
              <w:b w:val="0"/>
            </w:rPr>
          </w:rPrChange>
        </w:rPr>
        <w:t>虚源法</w:t>
      </w:r>
      <w:bookmarkEnd w:id="650"/>
    </w:p>
    <w:p w14:paraId="6C842531" w14:textId="77777777" w:rsidR="00DE6776" w:rsidRPr="00DE6776" w:rsidRDefault="00DE6776" w:rsidP="00DE6776">
      <w:pPr>
        <w:spacing w:line="360" w:lineRule="auto"/>
        <w:ind w:firstLineChars="200" w:firstLine="480"/>
        <w:rPr>
          <w:rFonts w:hint="eastAsia"/>
          <w:sz w:val="24"/>
        </w:rPr>
      </w:pPr>
      <w:r w:rsidRPr="00DE6776">
        <w:rPr>
          <w:rFonts w:hint="eastAsia"/>
          <w:sz w:val="24"/>
        </w:rPr>
        <w:t>光线法的另一个主要变体是虚源法。</w:t>
      </w:r>
    </w:p>
    <w:p w14:paraId="2493B2FA" w14:textId="77777777" w:rsidR="00DE6776" w:rsidRPr="00DE6776" w:rsidRDefault="00DE6776" w:rsidP="00DE6776">
      <w:pPr>
        <w:spacing w:line="360" w:lineRule="auto"/>
        <w:ind w:firstLineChars="200" w:firstLine="480"/>
        <w:rPr>
          <w:rFonts w:hint="eastAsia"/>
          <w:sz w:val="24"/>
        </w:rPr>
      </w:pPr>
      <w:r w:rsidRPr="00DE6776">
        <w:rPr>
          <w:rFonts w:hint="eastAsia"/>
          <w:sz w:val="24"/>
        </w:rPr>
        <w:t>首先生成</w:t>
      </w:r>
      <w:r w:rsidRPr="00DE6776">
        <w:rPr>
          <w:rFonts w:hint="eastAsia"/>
          <w:sz w:val="24"/>
        </w:rPr>
        <w:t>1</w:t>
      </w:r>
      <w:r w:rsidRPr="00DE6776">
        <w:rPr>
          <w:rFonts w:hint="eastAsia"/>
          <w:sz w:val="24"/>
        </w:rPr>
        <w:t>阶虚源，即在每面墙体另一侧相同距离生成一个虚拟的声源，再通过与监听器相连，可以确定反射点。</w:t>
      </w:r>
    </w:p>
    <w:p w14:paraId="5145E322" w14:textId="77777777" w:rsidR="00DE6776" w:rsidRPr="00DE6776" w:rsidRDefault="00DE6776" w:rsidP="00DE6776">
      <w:pPr>
        <w:spacing w:line="360" w:lineRule="auto"/>
        <w:ind w:firstLineChars="200" w:firstLine="480"/>
        <w:rPr>
          <w:rFonts w:hint="eastAsia"/>
          <w:sz w:val="24"/>
        </w:rPr>
      </w:pPr>
      <w:r w:rsidRPr="00DE6776">
        <w:rPr>
          <w:rFonts w:hint="eastAsia"/>
          <w:sz w:val="24"/>
        </w:rPr>
        <w:lastRenderedPageBreak/>
        <w:t>当反射本身又在另一面墙上反射时，这个计算过程还可以包括高阶反射，按照此方式通过计算，可以确定每一阶来自每个墙的声音反射路径。</w:t>
      </w:r>
    </w:p>
    <w:p w14:paraId="01275FAE" w14:textId="77777777" w:rsidR="00DE6776" w:rsidRPr="00DE6776" w:rsidRDefault="00DE6776" w:rsidP="00DE6776">
      <w:pPr>
        <w:spacing w:line="360" w:lineRule="auto"/>
        <w:ind w:firstLineChars="200" w:firstLine="480"/>
        <w:rPr>
          <w:rFonts w:hint="eastAsia"/>
          <w:sz w:val="24"/>
        </w:rPr>
      </w:pPr>
      <w:r w:rsidRPr="00DE6776">
        <w:rPr>
          <w:rFonts w:hint="eastAsia"/>
          <w:sz w:val="24"/>
        </w:rPr>
        <w:t>应用于：国外研究团队的</w:t>
      </w:r>
      <w:r w:rsidRPr="00DE6776">
        <w:rPr>
          <w:rFonts w:hint="eastAsia"/>
          <w:sz w:val="24"/>
        </w:rPr>
        <w:t>Evertims</w:t>
      </w:r>
      <w:r w:rsidRPr="00DE6776">
        <w:rPr>
          <w:rFonts w:hint="eastAsia"/>
          <w:sz w:val="24"/>
        </w:rPr>
        <w:t>系统</w:t>
      </w:r>
    </w:p>
    <w:p w14:paraId="5E8E3EE5" w14:textId="77777777" w:rsidR="00DE6776" w:rsidRPr="00DE6776" w:rsidRDefault="00DE6776" w:rsidP="00DE6776">
      <w:pPr>
        <w:spacing w:line="360" w:lineRule="auto"/>
        <w:ind w:firstLineChars="200" w:firstLine="480"/>
        <w:rPr>
          <w:sz w:val="24"/>
        </w:rPr>
      </w:pPr>
      <w:r w:rsidRPr="00DE6776">
        <w:rPr>
          <w:rFonts w:hint="eastAsia"/>
          <w:sz w:val="24"/>
        </w:rPr>
        <w:t>以及目前游戏音频领域商用运用较多的</w:t>
      </w:r>
      <w:r w:rsidRPr="00DE6776">
        <w:rPr>
          <w:rFonts w:hint="eastAsia"/>
          <w:sz w:val="24"/>
        </w:rPr>
        <w:t>Reflect</w:t>
      </w:r>
      <w:r w:rsidRPr="00DE6776">
        <w:rPr>
          <w:rFonts w:hint="eastAsia"/>
          <w:sz w:val="24"/>
        </w:rPr>
        <w:t>插件。</w:t>
      </w:r>
    </w:p>
    <w:p w14:paraId="120FC93D" w14:textId="77777777" w:rsidR="00DE6776" w:rsidRDefault="00DE6776" w:rsidP="00DE6776">
      <w:pPr>
        <w:spacing w:line="360" w:lineRule="auto"/>
        <w:ind w:firstLineChars="200" w:firstLine="480"/>
        <w:rPr>
          <w:sz w:val="24"/>
        </w:rPr>
      </w:pPr>
      <w:r w:rsidRPr="00DE6776">
        <w:rPr>
          <w:rFonts w:hint="eastAsia"/>
          <w:sz w:val="24"/>
        </w:rPr>
        <w:t>光线法的两种情况下，都可以对算法的深度做出限制，专注于早期反射。</w:t>
      </w:r>
    </w:p>
    <w:p w14:paraId="02A7D346" w14:textId="77777777" w:rsidR="00DE6776" w:rsidRPr="00DE6776" w:rsidRDefault="007C7021" w:rsidP="00DE6776">
      <w:pPr>
        <w:spacing w:line="360" w:lineRule="auto"/>
        <w:ind w:firstLineChars="200" w:firstLine="480"/>
        <w:rPr>
          <w:rFonts w:hint="eastAsia"/>
          <w:sz w:val="24"/>
        </w:rPr>
      </w:pPr>
      <w:r w:rsidRPr="008620E7">
        <w:rPr>
          <w:noProof/>
          <w:sz w:val="24"/>
        </w:rPr>
        <w:drawing>
          <wp:inline distT="0" distB="0" distL="0" distR="0" wp14:anchorId="77E5D897" wp14:editId="47B31B28">
            <wp:extent cx="5283200" cy="2209800"/>
            <wp:effectExtent l="0" t="0" r="0" b="0"/>
            <wp:docPr id="6"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3200" cy="2209800"/>
                    </a:xfrm>
                    <a:prstGeom prst="rect">
                      <a:avLst/>
                    </a:prstGeom>
                    <a:noFill/>
                    <a:ln>
                      <a:noFill/>
                    </a:ln>
                  </pic:spPr>
                </pic:pic>
              </a:graphicData>
            </a:graphic>
          </wp:inline>
        </w:drawing>
      </w:r>
    </w:p>
    <w:p w14:paraId="7B60DB0D" w14:textId="77777777" w:rsidR="00DD03FE" w:rsidRPr="007C7021" w:rsidRDefault="00DD03FE" w:rsidP="007C7021">
      <w:pPr>
        <w:pStyle w:val="3"/>
        <w:numPr>
          <w:ilvl w:val="2"/>
          <w:numId w:val="3"/>
        </w:numPr>
        <w:rPr>
          <w:rFonts w:ascii="SimHei" w:eastAsia="SimHei" w:hint="eastAsia"/>
          <w:b w:val="0"/>
          <w:rPrChange w:id="652" w:author="PhD - Gao Jie" w:date="2020-01-24T13:47:00Z">
            <w:rPr>
              <w:rFonts w:hint="eastAsia"/>
            </w:rPr>
          </w:rPrChange>
        </w:rPr>
        <w:pPrChange w:id="653" w:author="PhD - Gao Jie" w:date="2020-01-24T13:47:00Z">
          <w:pPr>
            <w:pStyle w:val="Heading3"/>
          </w:pPr>
        </w:pPrChange>
      </w:pPr>
      <w:bookmarkStart w:id="654" w:name="_Toc30767870"/>
      <w:r w:rsidRPr="007C7021">
        <w:rPr>
          <w:rFonts w:ascii="SimHei" w:eastAsia="SimHei" w:hint="eastAsia"/>
          <w:b w:val="0"/>
          <w:rPrChange w:id="655" w:author="PhD - Gao Jie" w:date="2020-01-24T13:47:00Z">
            <w:rPr>
              <w:rFonts w:hint="eastAsia"/>
            </w:rPr>
          </w:rPrChange>
        </w:rPr>
        <w:t>人工混响模型</w:t>
      </w:r>
      <w:bookmarkEnd w:id="654"/>
    </w:p>
    <w:p w14:paraId="4DC06B86" w14:textId="77777777" w:rsidR="00DD03FE" w:rsidRPr="007C7021" w:rsidRDefault="00DD03FE" w:rsidP="007C7021">
      <w:pPr>
        <w:pStyle w:val="3"/>
        <w:numPr>
          <w:ilvl w:val="3"/>
          <w:numId w:val="3"/>
        </w:numPr>
        <w:outlineLvl w:val="3"/>
        <w:rPr>
          <w:rFonts w:ascii="SimHei" w:eastAsia="SimHei"/>
          <w:b w:val="0"/>
          <w:sz w:val="22"/>
          <w:rPrChange w:id="656" w:author="PhD - Gao Jie" w:date="2020-01-24T13:51:00Z">
            <w:rPr>
              <w:rFonts w:ascii="SimHei" w:eastAsia="SimHei"/>
              <w:b w:val="0"/>
            </w:rPr>
          </w:rPrChange>
        </w:rPr>
        <w:pPrChange w:id="657" w:author="PhD - Gao Jie" w:date="2020-01-24T13:51:00Z">
          <w:pPr>
            <w:pStyle w:val="3"/>
            <w:numPr>
              <w:ilvl w:val="2"/>
              <w:numId w:val="3"/>
            </w:numPr>
            <w:tabs>
              <w:tab w:val="num" w:pos="720"/>
            </w:tabs>
            <w:ind w:left="720" w:hanging="720"/>
          </w:pPr>
        </w:pPrChange>
      </w:pPr>
      <w:bookmarkStart w:id="658" w:name="_Toc30767871"/>
      <w:r w:rsidRPr="007C7021">
        <w:rPr>
          <w:rFonts w:ascii="SimHei" w:eastAsia="SimHei" w:hint="eastAsia"/>
          <w:b w:val="0"/>
          <w:sz w:val="22"/>
          <w:rPrChange w:id="659" w:author="PhD - Gao Jie" w:date="2020-01-24T13:51:00Z">
            <w:rPr>
              <w:rFonts w:ascii="SimHei" w:eastAsia="SimHei" w:hint="eastAsia"/>
              <w:b w:val="0"/>
            </w:rPr>
          </w:rPrChange>
        </w:rPr>
        <w:t>梳状滤波器模型</w:t>
      </w:r>
      <w:bookmarkEnd w:id="658"/>
    </w:p>
    <w:p w14:paraId="69E9D083" w14:textId="77777777" w:rsidR="00AB6BB2" w:rsidRPr="00AB6BB2" w:rsidRDefault="00AB6BB2" w:rsidP="00AB6BB2">
      <w:pPr>
        <w:spacing w:line="360" w:lineRule="auto"/>
        <w:ind w:firstLine="480"/>
        <w:rPr>
          <w:rFonts w:hint="eastAsia"/>
          <w:sz w:val="24"/>
        </w:rPr>
      </w:pPr>
      <w:r w:rsidRPr="00AB6BB2">
        <w:rPr>
          <w:rFonts w:hint="eastAsia"/>
          <w:sz w:val="24"/>
        </w:rPr>
        <w:t>流程图：</w:t>
      </w:r>
    </w:p>
    <w:p w14:paraId="49F133D1" w14:textId="77777777" w:rsidR="00DD03FE" w:rsidRPr="00AB6BB2" w:rsidRDefault="007C7021" w:rsidP="00AB6BB2">
      <w:pPr>
        <w:spacing w:line="360" w:lineRule="auto"/>
        <w:ind w:firstLine="480"/>
        <w:rPr>
          <w:rFonts w:hint="eastAsia"/>
          <w:sz w:val="24"/>
        </w:rPr>
      </w:pPr>
      <w:r w:rsidRPr="008620E7">
        <w:rPr>
          <w:noProof/>
          <w:sz w:val="24"/>
        </w:rPr>
        <w:drawing>
          <wp:inline distT="0" distB="0" distL="0" distR="0" wp14:anchorId="3D25A293" wp14:editId="67DAC175">
            <wp:extent cx="2209800" cy="952500"/>
            <wp:effectExtent l="0" t="0" r="0" b="0"/>
            <wp:docPr id="7"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9800" cy="952500"/>
                    </a:xfrm>
                    <a:prstGeom prst="rect">
                      <a:avLst/>
                    </a:prstGeom>
                    <a:noFill/>
                    <a:ln>
                      <a:noFill/>
                    </a:ln>
                  </pic:spPr>
                </pic:pic>
              </a:graphicData>
            </a:graphic>
          </wp:inline>
        </w:drawing>
      </w:r>
    </w:p>
    <w:p w14:paraId="455DA6ED" w14:textId="77777777" w:rsidR="00DD03FE" w:rsidRDefault="00DD03FE" w:rsidP="00DD03FE">
      <w:pPr>
        <w:spacing w:line="360" w:lineRule="auto"/>
        <w:ind w:firstLine="480"/>
        <w:rPr>
          <w:sz w:val="24"/>
        </w:rPr>
      </w:pPr>
      <w:r w:rsidRPr="00DD03FE">
        <w:rPr>
          <w:rFonts w:hint="eastAsia"/>
          <w:sz w:val="24"/>
        </w:rPr>
        <w:t>由于每次反射都会因为墙壁、障碍物等吸收一部分能量，所以声音信号的能量呈指数衰减。因此混响信号可以看成由直达声与许多逐步衰减、不断延迟的回声信号叠加而成，很自然的想到可以利用等比数列求和来进行模拟混响：</w:t>
      </w:r>
    </w:p>
    <w:p w14:paraId="34D9AF4F" w14:textId="77777777" w:rsidR="00DD03FE" w:rsidRDefault="007C7021" w:rsidP="00DD03FE">
      <w:pPr>
        <w:spacing w:line="360" w:lineRule="auto"/>
        <w:ind w:firstLine="480"/>
        <w:rPr>
          <w:sz w:val="24"/>
        </w:rPr>
      </w:pPr>
      <w:r w:rsidRPr="008620E7">
        <w:rPr>
          <w:noProof/>
          <w:sz w:val="24"/>
        </w:rPr>
        <w:drawing>
          <wp:inline distT="0" distB="0" distL="0" distR="0" wp14:anchorId="4E3CA076" wp14:editId="06E4AB7B">
            <wp:extent cx="4483100" cy="254000"/>
            <wp:effectExtent l="0" t="0" r="0" b="0"/>
            <wp:docPr id="8" name="Picture 4" descr="http://latex.codecogs.com/gif.latex?%20y(n)%20=%20x(n)%20+%20ax(n%20-%20D)%20+%20%7ba%5e2%7dx(n%20-%202D)%2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latex.codecogs.com/gif.latex?%20y(n)%20=%20x(n)%20+%20ax(n%20-%20D)%20+%20%7ba%5e2%7dx(n%20-%202D)%20+%2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00" cy="254000"/>
                    </a:xfrm>
                    <a:prstGeom prst="rect">
                      <a:avLst/>
                    </a:prstGeom>
                    <a:noFill/>
                    <a:ln>
                      <a:noFill/>
                    </a:ln>
                  </pic:spPr>
                </pic:pic>
              </a:graphicData>
            </a:graphic>
          </wp:inline>
        </w:drawing>
      </w:r>
    </w:p>
    <w:p w14:paraId="1E27420B" w14:textId="77777777" w:rsidR="00DD03FE" w:rsidRPr="00DD03FE" w:rsidRDefault="00DD03FE" w:rsidP="00DD03FE">
      <w:pPr>
        <w:spacing w:line="360" w:lineRule="auto"/>
        <w:ind w:firstLine="480"/>
        <w:rPr>
          <w:sz w:val="24"/>
        </w:rPr>
      </w:pPr>
      <w:r w:rsidRPr="00DD03FE">
        <w:rPr>
          <w:rFonts w:hint="eastAsia"/>
          <w:sz w:val="24"/>
        </w:rPr>
        <w:t>这里</w:t>
      </w:r>
      <w:r w:rsidRPr="00DD03FE">
        <w:rPr>
          <w:rFonts w:hint="eastAsia"/>
          <w:sz w:val="24"/>
        </w:rPr>
        <w:t>x(n)</w:t>
      </w:r>
      <w:r w:rsidRPr="00DD03FE">
        <w:rPr>
          <w:rFonts w:hint="eastAsia"/>
          <w:sz w:val="24"/>
        </w:rPr>
        <w:t>为原始声音信号、</w:t>
      </w:r>
      <w:r w:rsidRPr="00DD03FE">
        <w:rPr>
          <w:rFonts w:hint="eastAsia"/>
          <w:sz w:val="24"/>
        </w:rPr>
        <w:t>y(n)</w:t>
      </w:r>
      <w:r w:rsidRPr="00DD03FE">
        <w:rPr>
          <w:rFonts w:hint="eastAsia"/>
          <w:sz w:val="24"/>
        </w:rPr>
        <w:t>为混响信号、</w:t>
      </w:r>
      <w:r w:rsidRPr="00DD03FE">
        <w:rPr>
          <w:rFonts w:hint="eastAsia"/>
          <w:sz w:val="24"/>
        </w:rPr>
        <w:t>a</w:t>
      </w:r>
      <w:r w:rsidRPr="00DD03FE">
        <w:rPr>
          <w:rFonts w:hint="eastAsia"/>
          <w:sz w:val="24"/>
        </w:rPr>
        <w:t>为衰减系数、</w:t>
      </w:r>
      <w:r w:rsidRPr="00DD03FE">
        <w:rPr>
          <w:rFonts w:hint="eastAsia"/>
          <w:sz w:val="24"/>
        </w:rPr>
        <w:t>D</w:t>
      </w:r>
      <w:r w:rsidRPr="00DD03FE">
        <w:rPr>
          <w:rFonts w:hint="eastAsia"/>
          <w:sz w:val="24"/>
        </w:rPr>
        <w:t>为延迟时间。写成传递函数为：</w:t>
      </w:r>
    </w:p>
    <w:p w14:paraId="631D5964" w14:textId="77777777" w:rsidR="00DD03FE" w:rsidRDefault="007C7021" w:rsidP="00DD03FE">
      <w:pPr>
        <w:spacing w:line="360" w:lineRule="auto"/>
        <w:ind w:firstLine="480"/>
        <w:rPr>
          <w:sz w:val="24"/>
        </w:rPr>
      </w:pPr>
      <w:r w:rsidRPr="008620E7">
        <w:rPr>
          <w:noProof/>
          <w:sz w:val="24"/>
        </w:rPr>
        <w:lastRenderedPageBreak/>
        <w:drawing>
          <wp:inline distT="0" distB="0" distL="0" distR="0" wp14:anchorId="0D9354A5" wp14:editId="6822F1F1">
            <wp:extent cx="3022600" cy="254000"/>
            <wp:effectExtent l="0" t="0" r="0" b="0"/>
            <wp:docPr id="9" name="Picture 2" descr="http://latex.codecogs.com/gif.latex?%20H(z)%20=%201%7b\rm%7b%20+%20a%7d%7d%7bz%5e%7b%20-%20D%7d%7d%20+%20%7ba%5e2%7d%7bz%5e%7b%20-%202D%7d%7d%20+%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ttp://latex.codecogs.com/gif.latex?%20H(z)%20=%201%7b\rm%7b%20+%20a%7d%7d%7bz%5e%7b%20-%20D%7d%7d%20+%20%7ba%5e2%7d%7bz%5e%7b%20-%202D%7d%7d%20+%2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00" cy="254000"/>
                    </a:xfrm>
                    <a:prstGeom prst="rect">
                      <a:avLst/>
                    </a:prstGeom>
                    <a:noFill/>
                    <a:ln>
                      <a:noFill/>
                    </a:ln>
                  </pic:spPr>
                </pic:pic>
              </a:graphicData>
            </a:graphic>
          </wp:inline>
        </w:drawing>
      </w:r>
    </w:p>
    <w:p w14:paraId="77FB3069" w14:textId="77777777" w:rsidR="00DD03FE" w:rsidRPr="00DD03FE" w:rsidRDefault="00DD03FE" w:rsidP="00DD03FE">
      <w:pPr>
        <w:spacing w:line="360" w:lineRule="auto"/>
        <w:ind w:firstLine="480"/>
        <w:rPr>
          <w:sz w:val="24"/>
        </w:rPr>
      </w:pPr>
      <w:r w:rsidRPr="00DD03FE">
        <w:rPr>
          <w:rFonts w:hint="eastAsia"/>
          <w:sz w:val="24"/>
        </w:rPr>
        <w:t>由等比数列求和公式，传递函数可以转换为：</w:t>
      </w:r>
    </w:p>
    <w:p w14:paraId="7A7D193D" w14:textId="77777777" w:rsidR="00DD03FE" w:rsidRDefault="007C7021" w:rsidP="00DD03FE">
      <w:pPr>
        <w:spacing w:line="360" w:lineRule="auto"/>
        <w:ind w:firstLine="480"/>
        <w:rPr>
          <w:sz w:val="24"/>
        </w:rPr>
      </w:pPr>
      <w:r w:rsidRPr="008620E7">
        <w:rPr>
          <w:noProof/>
          <w:sz w:val="24"/>
        </w:rPr>
        <w:drawing>
          <wp:inline distT="0" distB="0" distL="0" distR="0" wp14:anchorId="1FA886A4" wp14:editId="1F41FE1F">
            <wp:extent cx="1739900" cy="482600"/>
            <wp:effectExtent l="0" t="0" r="0" b="0"/>
            <wp:docPr id="10" name="Picture 6" descr="http://latex.codecogs.com/gif.latex?%20H(z)%20=%20\frac%7b1%7d%7b%7b1%20-%20a%7bz%5e%7b%20-%20D%7d%7d%7d%7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20H(z)%20=%20\frac%7b1%7d%7b%7b1%20-%20a%7bz%5e%7b%20-%20D%7d%7d%7d%7d"/>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482600"/>
                    </a:xfrm>
                    <a:prstGeom prst="rect">
                      <a:avLst/>
                    </a:prstGeom>
                    <a:noFill/>
                    <a:ln>
                      <a:noFill/>
                    </a:ln>
                  </pic:spPr>
                </pic:pic>
              </a:graphicData>
            </a:graphic>
          </wp:inline>
        </w:drawing>
      </w:r>
    </w:p>
    <w:p w14:paraId="2C3E24FC" w14:textId="77777777" w:rsidR="00DD03FE" w:rsidRPr="00DD03FE" w:rsidRDefault="00DD03FE" w:rsidP="00DD03FE">
      <w:pPr>
        <w:spacing w:line="360" w:lineRule="auto"/>
        <w:ind w:firstLine="480"/>
        <w:rPr>
          <w:sz w:val="24"/>
        </w:rPr>
      </w:pPr>
      <w:r w:rsidRPr="00DD03FE">
        <w:rPr>
          <w:rFonts w:hint="eastAsia"/>
          <w:sz w:val="24"/>
        </w:rPr>
        <w:t>如果写成差分方程，可表示为：</w:t>
      </w:r>
    </w:p>
    <w:p w14:paraId="671D99B5" w14:textId="77777777" w:rsidR="00DD03FE" w:rsidRDefault="007C7021" w:rsidP="00DD03FE">
      <w:pPr>
        <w:spacing w:line="360" w:lineRule="auto"/>
        <w:ind w:firstLine="480"/>
        <w:rPr>
          <w:sz w:val="24"/>
        </w:rPr>
      </w:pPr>
      <w:r w:rsidRPr="008620E7">
        <w:rPr>
          <w:noProof/>
          <w:sz w:val="24"/>
        </w:rPr>
        <w:drawing>
          <wp:inline distT="0" distB="0" distL="0" distR="0" wp14:anchorId="41BEBC1C" wp14:editId="4D4357A3">
            <wp:extent cx="2476500" cy="228600"/>
            <wp:effectExtent l="0" t="0" r="0" b="0"/>
            <wp:docPr id="11" name="Picture 8" descr="http://latex.codecogs.com/gif.latex?%20y(n)%20=%20ay(n%20-%20D)%20+%20x(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20y(n)%20=%20ay(n%20-%20D)%20+%20x(n)"/>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0" cy="228600"/>
                    </a:xfrm>
                    <a:prstGeom prst="rect">
                      <a:avLst/>
                    </a:prstGeom>
                    <a:noFill/>
                    <a:ln>
                      <a:noFill/>
                    </a:ln>
                  </pic:spPr>
                </pic:pic>
              </a:graphicData>
            </a:graphic>
          </wp:inline>
        </w:drawing>
      </w:r>
    </w:p>
    <w:p w14:paraId="759E9D80" w14:textId="77777777" w:rsidR="00DD03FE" w:rsidRPr="00DD03FE" w:rsidRDefault="00DD03FE" w:rsidP="00DD03FE">
      <w:pPr>
        <w:spacing w:line="360" w:lineRule="auto"/>
        <w:ind w:firstLine="480"/>
        <w:rPr>
          <w:rFonts w:hint="eastAsia"/>
          <w:sz w:val="24"/>
        </w:rPr>
      </w:pPr>
      <w:r>
        <w:rPr>
          <w:rFonts w:hint="eastAsia"/>
          <w:sz w:val="24"/>
        </w:rPr>
        <w:t>但是梳状滤波器的弊端是会产生金属声的声染色现象，因此基于这个经典的滤波器模型基础上，不断的有研究对此进行优化与改进。</w:t>
      </w:r>
    </w:p>
    <w:p w14:paraId="610D3527" w14:textId="77777777" w:rsidR="00DD03FE" w:rsidRPr="007C7021" w:rsidRDefault="00DD03FE" w:rsidP="007C7021">
      <w:pPr>
        <w:pStyle w:val="3"/>
        <w:numPr>
          <w:ilvl w:val="3"/>
          <w:numId w:val="3"/>
        </w:numPr>
        <w:outlineLvl w:val="3"/>
        <w:rPr>
          <w:rFonts w:ascii="SimHei" w:eastAsia="SimHei"/>
          <w:b w:val="0"/>
          <w:sz w:val="22"/>
          <w:rPrChange w:id="660" w:author="PhD - Gao Jie" w:date="2020-01-24T13:51:00Z">
            <w:rPr>
              <w:rFonts w:ascii="SimHei" w:eastAsia="SimHei"/>
              <w:b w:val="0"/>
            </w:rPr>
          </w:rPrChange>
        </w:rPr>
        <w:pPrChange w:id="661" w:author="PhD - Gao Jie" w:date="2020-01-24T13:51:00Z">
          <w:pPr>
            <w:pStyle w:val="3"/>
            <w:numPr>
              <w:ilvl w:val="2"/>
              <w:numId w:val="3"/>
            </w:numPr>
            <w:tabs>
              <w:tab w:val="num" w:pos="720"/>
            </w:tabs>
            <w:ind w:left="720" w:hanging="720"/>
          </w:pPr>
        </w:pPrChange>
      </w:pPr>
      <w:bookmarkStart w:id="662" w:name="_Toc30767872"/>
      <w:r w:rsidRPr="007C7021">
        <w:rPr>
          <w:rFonts w:ascii="SimHei" w:eastAsia="SimHei" w:hint="eastAsia"/>
          <w:b w:val="0"/>
          <w:sz w:val="22"/>
          <w:rPrChange w:id="663" w:author="PhD - Gao Jie" w:date="2020-01-24T13:51:00Z">
            <w:rPr>
              <w:rFonts w:ascii="SimHei" w:eastAsia="SimHei" w:hint="eastAsia"/>
              <w:b w:val="0"/>
            </w:rPr>
          </w:rPrChange>
        </w:rPr>
        <w:t>全通滤波器</w:t>
      </w:r>
      <w:bookmarkEnd w:id="662"/>
    </w:p>
    <w:p w14:paraId="52BD0A89" w14:textId="77777777" w:rsidR="00AB6BB2" w:rsidRPr="00AB6BB2" w:rsidRDefault="00AB6BB2" w:rsidP="00AB6BB2">
      <w:pPr>
        <w:spacing w:line="360" w:lineRule="auto"/>
        <w:ind w:firstLine="480"/>
        <w:rPr>
          <w:rFonts w:hint="eastAsia"/>
          <w:sz w:val="24"/>
        </w:rPr>
      </w:pPr>
      <w:r w:rsidRPr="00AB6BB2">
        <w:rPr>
          <w:rFonts w:hint="eastAsia"/>
          <w:sz w:val="24"/>
        </w:rPr>
        <w:t>流程图：</w:t>
      </w:r>
    </w:p>
    <w:p w14:paraId="3949FCCA" w14:textId="77777777" w:rsidR="00DD03FE" w:rsidRPr="00AB6BB2" w:rsidRDefault="007C7021" w:rsidP="00AB6BB2">
      <w:pPr>
        <w:spacing w:line="360" w:lineRule="auto"/>
        <w:ind w:firstLine="480"/>
        <w:rPr>
          <w:sz w:val="24"/>
        </w:rPr>
      </w:pPr>
      <w:r w:rsidRPr="008620E7">
        <w:rPr>
          <w:noProof/>
          <w:sz w:val="24"/>
        </w:rPr>
        <w:drawing>
          <wp:inline distT="0" distB="0" distL="0" distR="0" wp14:anchorId="2B85DD69" wp14:editId="498BCCC7">
            <wp:extent cx="2552700" cy="1257300"/>
            <wp:effectExtent l="0" t="0" r="0" b="0"/>
            <wp:docPr id="1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V="1">
                      <a:off x="0" y="0"/>
                      <a:ext cx="2552700" cy="1257300"/>
                    </a:xfrm>
                    <a:prstGeom prst="rect">
                      <a:avLst/>
                    </a:prstGeom>
                    <a:noFill/>
                    <a:ln>
                      <a:noFill/>
                    </a:ln>
                  </pic:spPr>
                </pic:pic>
              </a:graphicData>
            </a:graphic>
          </wp:inline>
        </w:drawing>
      </w:r>
    </w:p>
    <w:p w14:paraId="6673B51C" w14:textId="77777777" w:rsidR="00DD03FE" w:rsidRPr="00DD03FE" w:rsidRDefault="00DD03FE" w:rsidP="00DD03FE">
      <w:pPr>
        <w:spacing w:line="360" w:lineRule="auto"/>
        <w:ind w:firstLine="480"/>
        <w:rPr>
          <w:sz w:val="24"/>
        </w:rPr>
      </w:pPr>
      <w:r w:rsidRPr="00DD03FE">
        <w:rPr>
          <w:rFonts w:hint="eastAsia"/>
          <w:sz w:val="24"/>
        </w:rPr>
        <w:t>为了克服梳状滤波器的金属声问题，改进出另一种全通滤波器的混响模型。</w:t>
      </w:r>
    </w:p>
    <w:p w14:paraId="7FF7EA4E" w14:textId="77777777" w:rsidR="00DD03FE" w:rsidRPr="00DD03FE" w:rsidRDefault="00DD03FE" w:rsidP="00DD03FE">
      <w:pPr>
        <w:spacing w:line="360" w:lineRule="auto"/>
        <w:ind w:firstLine="480"/>
        <w:rPr>
          <w:sz w:val="24"/>
        </w:rPr>
      </w:pPr>
      <w:r w:rsidRPr="00DD03FE">
        <w:rPr>
          <w:rFonts w:hint="eastAsia"/>
          <w:sz w:val="24"/>
        </w:rPr>
        <w:t>右图中</w:t>
      </w:r>
      <w:r w:rsidRPr="00DD03FE">
        <w:rPr>
          <w:rFonts w:hint="eastAsia"/>
          <w:sz w:val="24"/>
        </w:rPr>
        <w:t xml:space="preserve"> m </w:t>
      </w:r>
      <w:r w:rsidRPr="00DD03FE">
        <w:rPr>
          <w:rFonts w:hint="eastAsia"/>
          <w:sz w:val="24"/>
        </w:rPr>
        <w:t>表示延时，</w:t>
      </w:r>
      <w:r w:rsidRPr="00DD03FE">
        <w:rPr>
          <w:rFonts w:hint="eastAsia"/>
          <w:sz w:val="24"/>
        </w:rPr>
        <w:t xml:space="preserve"> g(g&lt;1)</w:t>
      </w:r>
      <w:r w:rsidRPr="00DD03FE">
        <w:rPr>
          <w:rFonts w:hint="eastAsia"/>
          <w:sz w:val="24"/>
        </w:rPr>
        <w:t>表示反馈增益</w:t>
      </w:r>
      <w:r w:rsidRPr="00DD03FE">
        <w:rPr>
          <w:rFonts w:hint="eastAsia"/>
          <w:sz w:val="24"/>
        </w:rPr>
        <w:t xml:space="preserve">. </w:t>
      </w:r>
      <w:r w:rsidRPr="00DD03FE">
        <w:rPr>
          <w:rFonts w:hint="eastAsia"/>
          <w:sz w:val="24"/>
        </w:rPr>
        <w:t>该混响模型的输</w:t>
      </w:r>
      <w:r w:rsidRPr="00DD03FE">
        <w:rPr>
          <w:rFonts w:hint="eastAsia"/>
          <w:sz w:val="24"/>
        </w:rPr>
        <w:t xml:space="preserve"> </w:t>
      </w:r>
      <w:r w:rsidRPr="00DD03FE">
        <w:rPr>
          <w:rFonts w:hint="eastAsia"/>
          <w:sz w:val="24"/>
        </w:rPr>
        <w:t>入输出方程为：</w:t>
      </w:r>
    </w:p>
    <w:p w14:paraId="64E4AB31" w14:textId="77777777" w:rsidR="00DD03FE" w:rsidRPr="00DD03FE" w:rsidRDefault="00DD03FE" w:rsidP="00DD03FE">
      <w:pPr>
        <w:spacing w:line="360" w:lineRule="auto"/>
        <w:ind w:firstLine="480"/>
        <w:rPr>
          <w:rFonts w:hint="eastAsia"/>
          <w:sz w:val="24"/>
        </w:rPr>
      </w:pPr>
      <w:r w:rsidRPr="00DD03FE">
        <w:rPr>
          <w:rFonts w:hint="eastAsia"/>
          <w:sz w:val="24"/>
        </w:rPr>
        <w:t>y(n) = -gx(n) + x(n - m) + gy(n - m)</w:t>
      </w:r>
    </w:p>
    <w:p w14:paraId="3388768E" w14:textId="77777777" w:rsidR="00DD03FE" w:rsidRPr="007C7021" w:rsidRDefault="00DD03FE" w:rsidP="007C7021">
      <w:pPr>
        <w:pStyle w:val="3"/>
        <w:numPr>
          <w:ilvl w:val="3"/>
          <w:numId w:val="3"/>
        </w:numPr>
        <w:outlineLvl w:val="3"/>
        <w:rPr>
          <w:rFonts w:ascii="SimHei" w:eastAsia="SimHei"/>
          <w:b w:val="0"/>
          <w:sz w:val="22"/>
          <w:rPrChange w:id="664" w:author="PhD - Gao Jie" w:date="2020-01-24T13:52:00Z">
            <w:rPr>
              <w:rFonts w:ascii="SimHei" w:eastAsia="SimHei"/>
              <w:b w:val="0"/>
            </w:rPr>
          </w:rPrChange>
        </w:rPr>
        <w:pPrChange w:id="665" w:author="PhD - Gao Jie" w:date="2020-01-24T13:52:00Z">
          <w:pPr>
            <w:pStyle w:val="3"/>
            <w:numPr>
              <w:ilvl w:val="2"/>
              <w:numId w:val="3"/>
            </w:numPr>
            <w:tabs>
              <w:tab w:val="num" w:pos="720"/>
            </w:tabs>
            <w:ind w:left="720" w:hanging="720"/>
          </w:pPr>
        </w:pPrChange>
      </w:pPr>
      <w:bookmarkStart w:id="666" w:name="_Toc30767873"/>
      <w:r w:rsidRPr="007C7021">
        <w:rPr>
          <w:rFonts w:ascii="SimHei" w:eastAsia="SimHei" w:hint="eastAsia"/>
          <w:b w:val="0"/>
          <w:sz w:val="22"/>
          <w:rPrChange w:id="667" w:author="PhD - Gao Jie" w:date="2020-01-24T13:52:00Z">
            <w:rPr>
              <w:rFonts w:ascii="SimHei" w:eastAsia="SimHei" w:hint="eastAsia"/>
              <w:b w:val="0"/>
            </w:rPr>
          </w:rPrChange>
        </w:rPr>
        <w:t>Schroeder模型</w:t>
      </w:r>
      <w:bookmarkEnd w:id="666"/>
    </w:p>
    <w:p w14:paraId="1538F3D0" w14:textId="77777777" w:rsidR="00AB6BB2" w:rsidRPr="00AB6BB2" w:rsidRDefault="00AB6BB2" w:rsidP="00AB6BB2">
      <w:pPr>
        <w:spacing w:line="360" w:lineRule="auto"/>
        <w:ind w:firstLine="480"/>
        <w:rPr>
          <w:rFonts w:hint="eastAsia"/>
          <w:sz w:val="24"/>
        </w:rPr>
      </w:pPr>
      <w:r w:rsidRPr="00AB6BB2">
        <w:rPr>
          <w:rFonts w:hint="eastAsia"/>
          <w:sz w:val="24"/>
        </w:rPr>
        <w:t>流程图：</w:t>
      </w:r>
    </w:p>
    <w:p w14:paraId="44EE3E51" w14:textId="77777777" w:rsidR="00DD03FE" w:rsidRPr="00AB6BB2" w:rsidRDefault="007C7021" w:rsidP="00AB6BB2">
      <w:pPr>
        <w:spacing w:line="360" w:lineRule="auto"/>
        <w:ind w:firstLine="480"/>
        <w:rPr>
          <w:sz w:val="24"/>
        </w:rPr>
      </w:pPr>
      <w:r w:rsidRPr="008620E7">
        <w:rPr>
          <w:noProof/>
          <w:sz w:val="24"/>
        </w:rPr>
        <w:drawing>
          <wp:inline distT="0" distB="0" distL="0" distR="0" wp14:anchorId="133BBAA6" wp14:editId="7574294D">
            <wp:extent cx="2641600" cy="1320800"/>
            <wp:effectExtent l="0" t="0" r="0" b="0"/>
            <wp:docPr id="1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1600" cy="1320800"/>
                    </a:xfrm>
                    <a:prstGeom prst="rect">
                      <a:avLst/>
                    </a:prstGeom>
                    <a:noFill/>
                    <a:ln>
                      <a:noFill/>
                    </a:ln>
                  </pic:spPr>
                </pic:pic>
              </a:graphicData>
            </a:graphic>
          </wp:inline>
        </w:drawing>
      </w:r>
    </w:p>
    <w:p w14:paraId="02D97568" w14:textId="77777777" w:rsidR="00DD03FE" w:rsidRPr="00DD03FE" w:rsidRDefault="00DD03FE" w:rsidP="00DD03FE">
      <w:pPr>
        <w:spacing w:line="360" w:lineRule="auto"/>
        <w:ind w:firstLine="480"/>
        <w:rPr>
          <w:sz w:val="24"/>
        </w:rPr>
      </w:pPr>
      <w:r w:rsidRPr="00DD03FE">
        <w:rPr>
          <w:rFonts w:hint="eastAsia"/>
          <w:sz w:val="24"/>
        </w:rPr>
        <w:lastRenderedPageBreak/>
        <w:t>4</w:t>
      </w:r>
      <w:r w:rsidRPr="00DD03FE">
        <w:rPr>
          <w:rFonts w:hint="eastAsia"/>
          <w:sz w:val="24"/>
        </w:rPr>
        <w:t>个并联的梳状滤波器与</w:t>
      </w:r>
      <w:r w:rsidRPr="00DD03FE">
        <w:rPr>
          <w:rFonts w:hint="eastAsia"/>
          <w:sz w:val="24"/>
        </w:rPr>
        <w:t>2</w:t>
      </w:r>
      <w:r w:rsidRPr="00DD03FE">
        <w:rPr>
          <w:rFonts w:hint="eastAsia"/>
          <w:sz w:val="24"/>
        </w:rPr>
        <w:t>个串连的全通滤波。</w:t>
      </w:r>
    </w:p>
    <w:p w14:paraId="6B79D14C" w14:textId="77777777" w:rsidR="00DD03FE" w:rsidRPr="00DD03FE" w:rsidRDefault="00DD03FE" w:rsidP="00DD03FE">
      <w:pPr>
        <w:spacing w:line="360" w:lineRule="auto"/>
        <w:ind w:firstLine="480"/>
        <w:rPr>
          <w:rFonts w:hint="eastAsia"/>
          <w:sz w:val="24"/>
        </w:rPr>
      </w:pPr>
      <w:r w:rsidRPr="00DD03FE">
        <w:rPr>
          <w:rFonts w:hint="eastAsia"/>
          <w:sz w:val="24"/>
        </w:rPr>
        <w:t>在</w:t>
      </w:r>
      <w:r w:rsidRPr="00DD03FE">
        <w:rPr>
          <w:rFonts w:hint="eastAsia"/>
          <w:sz w:val="24"/>
        </w:rPr>
        <w:t>Schroeder</w:t>
      </w:r>
      <w:r w:rsidRPr="00DD03FE">
        <w:rPr>
          <w:rFonts w:hint="eastAsia"/>
          <w:sz w:val="24"/>
        </w:rPr>
        <w:t>混响模型中，梳状滤波器提供了混响效果中延时较长的回声，全通滤波器提供了较短延时的回声，从而增加了反射回声的密度，同时又避免了由于梳状滤波频谱不平坦造成的金属染色效应。在各个滤波器中采用不同的延时可以使回声密度增大。</w:t>
      </w:r>
    </w:p>
    <w:p w14:paraId="3B5F4B7F" w14:textId="77777777" w:rsidR="00DD03FE" w:rsidRPr="007C7021" w:rsidRDefault="00DD03FE" w:rsidP="007C7021">
      <w:pPr>
        <w:pStyle w:val="3"/>
        <w:numPr>
          <w:ilvl w:val="3"/>
          <w:numId w:val="3"/>
        </w:numPr>
        <w:outlineLvl w:val="3"/>
        <w:rPr>
          <w:rFonts w:ascii="SimHei" w:eastAsia="SimHei" w:hint="eastAsia"/>
          <w:b w:val="0"/>
          <w:sz w:val="22"/>
          <w:rPrChange w:id="668" w:author="PhD - Gao Jie" w:date="2020-01-24T13:52:00Z">
            <w:rPr>
              <w:rFonts w:ascii="SimHei" w:eastAsia="SimHei" w:hint="eastAsia"/>
              <w:b w:val="0"/>
            </w:rPr>
          </w:rPrChange>
        </w:rPr>
        <w:pPrChange w:id="669" w:author="PhD - Gao Jie" w:date="2020-01-24T13:52:00Z">
          <w:pPr>
            <w:pStyle w:val="3"/>
            <w:numPr>
              <w:ilvl w:val="2"/>
              <w:numId w:val="3"/>
            </w:numPr>
            <w:tabs>
              <w:tab w:val="num" w:pos="720"/>
            </w:tabs>
            <w:ind w:left="720" w:hanging="720"/>
          </w:pPr>
        </w:pPrChange>
      </w:pPr>
      <w:bookmarkStart w:id="670" w:name="_Toc30767874"/>
      <w:r w:rsidRPr="007C7021">
        <w:rPr>
          <w:rFonts w:ascii="SimHei" w:eastAsia="SimHei" w:hint="eastAsia"/>
          <w:b w:val="0"/>
          <w:sz w:val="22"/>
          <w:rPrChange w:id="671" w:author="PhD - Gao Jie" w:date="2020-01-24T13:52:00Z">
            <w:rPr>
              <w:rFonts w:ascii="SimHei" w:eastAsia="SimHei" w:hint="eastAsia"/>
              <w:b w:val="0"/>
            </w:rPr>
          </w:rPrChange>
        </w:rPr>
        <w:t>Moorer模型</w:t>
      </w:r>
      <w:bookmarkEnd w:id="670"/>
    </w:p>
    <w:p w14:paraId="51E00D7E" w14:textId="77777777" w:rsidR="00DD03FE" w:rsidRDefault="007C7021">
      <w:pPr>
        <w:spacing w:line="360" w:lineRule="auto"/>
        <w:ind w:firstLine="480"/>
        <w:rPr>
          <w:sz w:val="24"/>
        </w:rPr>
      </w:pPr>
      <w:r w:rsidRPr="008620E7">
        <w:rPr>
          <w:noProof/>
          <w:sz w:val="24"/>
        </w:rPr>
        <w:drawing>
          <wp:inline distT="0" distB="0" distL="0" distR="0" wp14:anchorId="04615541" wp14:editId="25104FD8">
            <wp:extent cx="1943100" cy="1562100"/>
            <wp:effectExtent l="0" t="0" r="0" b="0"/>
            <wp:docPr id="1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3100" cy="1562100"/>
                    </a:xfrm>
                    <a:prstGeom prst="rect">
                      <a:avLst/>
                    </a:prstGeom>
                    <a:noFill/>
                    <a:ln>
                      <a:noFill/>
                    </a:ln>
                  </pic:spPr>
                </pic:pic>
              </a:graphicData>
            </a:graphic>
          </wp:inline>
        </w:drawing>
      </w:r>
    </w:p>
    <w:p w14:paraId="1B728A1F" w14:textId="77777777" w:rsidR="00DD03FE" w:rsidRPr="00DD03FE" w:rsidRDefault="00DD03FE" w:rsidP="00DD03FE">
      <w:pPr>
        <w:spacing w:line="360" w:lineRule="auto"/>
        <w:ind w:firstLineChars="200" w:firstLine="480"/>
        <w:rPr>
          <w:rFonts w:hint="eastAsia"/>
          <w:sz w:val="24"/>
        </w:rPr>
      </w:pPr>
      <w:r w:rsidRPr="00DD03FE">
        <w:rPr>
          <w:rFonts w:hint="eastAsia"/>
          <w:sz w:val="24"/>
        </w:rPr>
        <w:t>Moorer</w:t>
      </w:r>
      <w:r w:rsidRPr="00DD03FE">
        <w:rPr>
          <w:rFonts w:hint="eastAsia"/>
          <w:sz w:val="24"/>
        </w:rPr>
        <w:t>模型的后期混响部分结构图。</w:t>
      </w:r>
    </w:p>
    <w:p w14:paraId="14297798" w14:textId="77777777" w:rsidR="00DD03FE" w:rsidRPr="00DD03FE" w:rsidRDefault="00DD03FE" w:rsidP="00DD03FE">
      <w:pPr>
        <w:spacing w:line="360" w:lineRule="auto"/>
        <w:ind w:firstLineChars="200" w:firstLine="480"/>
        <w:rPr>
          <w:sz w:val="24"/>
        </w:rPr>
      </w:pPr>
    </w:p>
    <w:p w14:paraId="15DDBBC4" w14:textId="77777777" w:rsidR="004437CD" w:rsidRDefault="00DD03FE" w:rsidP="00A50766">
      <w:pPr>
        <w:spacing w:line="360" w:lineRule="auto"/>
        <w:ind w:firstLineChars="200" w:firstLine="480"/>
        <w:rPr>
          <w:ins w:id="672" w:author="PhD - Gao Jie" w:date="2020-01-24T13:39:00Z"/>
          <w:sz w:val="24"/>
        </w:rPr>
      </w:pPr>
      <w:r w:rsidRPr="00DD03FE">
        <w:rPr>
          <w:rFonts w:hint="eastAsia"/>
          <w:sz w:val="24"/>
        </w:rPr>
        <w:t>C1</w:t>
      </w:r>
      <w:r w:rsidRPr="00DD03FE">
        <w:rPr>
          <w:rFonts w:hint="eastAsia"/>
          <w:sz w:val="24"/>
        </w:rPr>
        <w:t>～</w:t>
      </w:r>
      <w:r w:rsidRPr="00DD03FE">
        <w:rPr>
          <w:rFonts w:hint="eastAsia"/>
          <w:sz w:val="24"/>
        </w:rPr>
        <w:t>C6</w:t>
      </w:r>
      <w:r w:rsidRPr="00DD03FE">
        <w:rPr>
          <w:rFonts w:hint="eastAsia"/>
          <w:sz w:val="24"/>
        </w:rPr>
        <w:t>为</w:t>
      </w:r>
      <w:r w:rsidRPr="00DD03FE">
        <w:rPr>
          <w:rFonts w:hint="eastAsia"/>
          <w:sz w:val="24"/>
        </w:rPr>
        <w:t>6</w:t>
      </w:r>
      <w:r w:rsidRPr="00DD03FE">
        <w:rPr>
          <w:rFonts w:hint="eastAsia"/>
          <w:sz w:val="24"/>
        </w:rPr>
        <w:t>个并联的低通梳状滤波器（在梳状滤波器中添加了一个低通滤波，模拟空气对于高频的衰减），与一个全通滤波串联，最后再添加一个延时。</w:t>
      </w:r>
    </w:p>
    <w:p w14:paraId="767914DC" w14:textId="77777777" w:rsidR="007C7021" w:rsidRDefault="007C7021" w:rsidP="007C7021">
      <w:pPr>
        <w:pStyle w:val="3"/>
        <w:numPr>
          <w:ilvl w:val="2"/>
          <w:numId w:val="3"/>
        </w:numPr>
        <w:rPr>
          <w:ins w:id="673" w:author="PhD - Gao Jie" w:date="2020-01-24T13:55:00Z"/>
          <w:rFonts w:ascii="SimHei" w:eastAsia="SimHei"/>
          <w:b w:val="0"/>
        </w:rPr>
      </w:pPr>
      <w:bookmarkStart w:id="674" w:name="_Toc30767875"/>
      <w:ins w:id="675" w:author="PhD - Gao Jie" w:date="2020-01-24T13:39:00Z">
        <w:r w:rsidRPr="007C7021">
          <w:rPr>
            <w:rFonts w:ascii="SimHei" w:eastAsia="SimHei" w:hint="eastAsia"/>
            <w:b w:val="0"/>
            <w:rPrChange w:id="676" w:author="PhD - Gao Jie" w:date="2020-01-24T13:54:00Z">
              <w:rPr>
                <w:rFonts w:ascii="SimSun" w:hAnsi="SimSun" w:hint="eastAsia"/>
                <w:sz w:val="22"/>
                <w:szCs w:val="22"/>
              </w:rPr>
            </w:rPrChange>
          </w:rPr>
          <w:t>数值声学模型</w:t>
        </w:r>
      </w:ins>
      <w:bookmarkEnd w:id="674"/>
    </w:p>
    <w:p w14:paraId="1E2220C7" w14:textId="77777777" w:rsidR="007C7021" w:rsidRPr="007C7021" w:rsidRDefault="007C7021" w:rsidP="007C7021">
      <w:pPr>
        <w:rPr>
          <w:ins w:id="677" w:author="PhD - Gao Jie" w:date="2020-01-24T13:39:00Z"/>
          <w:sz w:val="24"/>
          <w:rPrChange w:id="678" w:author="PhD - Gao Jie" w:date="2020-01-24T13:56:00Z">
            <w:rPr>
              <w:ins w:id="679" w:author="PhD - Gao Jie" w:date="2020-01-24T13:39:00Z"/>
              <w:rFonts w:ascii="SimSun" w:eastAsia="SimSun" w:hAnsi="SimSun"/>
              <w:sz w:val="22"/>
              <w:szCs w:val="22"/>
            </w:rPr>
          </w:rPrChange>
        </w:rPr>
        <w:pPrChange w:id="680" w:author="PhD - Gao Jie" w:date="2020-01-24T13:56:00Z">
          <w:pPr>
            <w:pStyle w:val="ListParagraph"/>
            <w:numPr>
              <w:ilvl w:val="2"/>
              <w:numId w:val="3"/>
            </w:numPr>
            <w:tabs>
              <w:tab w:val="num" w:pos="720"/>
            </w:tabs>
            <w:ind w:left="720" w:firstLineChars="0" w:hanging="720"/>
          </w:pPr>
        </w:pPrChange>
      </w:pPr>
      <w:ins w:id="681" w:author="PhD - Gao Jie" w:date="2020-01-24T13:55:00Z">
        <w:r w:rsidRPr="007C7021">
          <w:rPr>
            <w:rFonts w:hint="eastAsia"/>
            <w:sz w:val="24"/>
            <w:rPrChange w:id="682" w:author="PhD - Gao Jie" w:date="2020-01-24T13:56:00Z">
              <w:rPr>
                <w:rFonts w:hint="eastAsia"/>
                <w:b/>
                <w:bCs/>
              </w:rPr>
            </w:rPrChange>
          </w:rPr>
          <w:t xml:space="preserve"> </w:t>
        </w:r>
      </w:ins>
      <w:ins w:id="683" w:author="PhD - Gao Jie" w:date="2020-01-24T13:39:00Z">
        <w:r w:rsidRPr="007C7021">
          <w:rPr>
            <w:rFonts w:hint="eastAsia"/>
            <w:sz w:val="24"/>
            <w:rPrChange w:id="684" w:author="PhD - Gao Jie" w:date="2020-01-24T13:56:00Z">
              <w:rPr>
                <w:rFonts w:ascii="SimSun" w:eastAsia="SimSun" w:hAnsi="SimSun" w:hint="eastAsia"/>
                <w:sz w:val="22"/>
                <w:szCs w:val="22"/>
              </w:rPr>
            </w:rPrChange>
          </w:rPr>
          <w:t>（研究热点，非常精确但耗时，目前还不能实时）</w:t>
        </w:r>
      </w:ins>
    </w:p>
    <w:p w14:paraId="1E5038A7" w14:textId="77777777" w:rsidR="007C7021" w:rsidRDefault="007C7021" w:rsidP="00A50766">
      <w:pPr>
        <w:spacing w:line="360" w:lineRule="auto"/>
        <w:ind w:firstLineChars="200" w:firstLine="480"/>
        <w:rPr>
          <w:sz w:val="24"/>
        </w:rPr>
      </w:pPr>
    </w:p>
    <w:p w14:paraId="069A27A7" w14:textId="77777777" w:rsidR="00A50766" w:rsidRDefault="00A50766" w:rsidP="00A50766">
      <w:pPr>
        <w:pStyle w:val="Heading2"/>
        <w:keepLines/>
        <w:numPr>
          <w:ilvl w:val="1"/>
          <w:numId w:val="3"/>
        </w:numPr>
        <w:spacing w:before="260" w:after="260" w:line="416" w:lineRule="auto"/>
        <w:rPr>
          <w:sz w:val="32"/>
          <w:szCs w:val="32"/>
        </w:rPr>
      </w:pPr>
      <w:bookmarkStart w:id="685" w:name="_Toc30767876"/>
      <w:r>
        <w:rPr>
          <w:rFonts w:hint="eastAsia"/>
          <w:sz w:val="32"/>
          <w:szCs w:val="32"/>
        </w:rPr>
        <w:t>其他相关技术</w:t>
      </w:r>
      <w:bookmarkEnd w:id="685"/>
    </w:p>
    <w:p w14:paraId="62EFE1FF" w14:textId="77777777" w:rsidR="00A50766" w:rsidRPr="007C7021" w:rsidRDefault="00A50766" w:rsidP="007C7021">
      <w:pPr>
        <w:pStyle w:val="3"/>
        <w:numPr>
          <w:ilvl w:val="2"/>
          <w:numId w:val="3"/>
        </w:numPr>
        <w:rPr>
          <w:ins w:id="686" w:author="PhD - Gao Jie" w:date="2020-01-24T13:54:00Z"/>
          <w:rFonts w:ascii="SimHei" w:eastAsia="SimHei"/>
          <w:b w:val="0"/>
          <w:rPrChange w:id="687" w:author="PhD - Gao Jie" w:date="2020-01-24T13:54:00Z">
            <w:rPr>
              <w:ins w:id="688" w:author="PhD - Gao Jie" w:date="2020-01-24T13:54:00Z"/>
              <w:b w:val="0"/>
              <w:bCs w:val="0"/>
              <w:szCs w:val="20"/>
            </w:rPr>
          </w:rPrChange>
        </w:rPr>
      </w:pPr>
      <w:bookmarkStart w:id="689" w:name="_Toc30767877"/>
      <w:r w:rsidRPr="007C7021">
        <w:rPr>
          <w:rFonts w:ascii="SimHei" w:eastAsia="SimHei" w:hint="eastAsia"/>
          <w:b w:val="0"/>
          <w:rPrChange w:id="690" w:author="PhD - Gao Jie" w:date="2020-01-24T13:52:00Z">
            <w:rPr>
              <w:rFonts w:ascii="SimSun" w:hAnsi="SimSun" w:hint="eastAsia"/>
              <w:sz w:val="22"/>
              <w:szCs w:val="22"/>
            </w:rPr>
          </w:rPrChange>
        </w:rPr>
        <w:t>滤波器</w:t>
      </w:r>
      <w:bookmarkEnd w:id="689"/>
      <w:del w:id="691" w:author="PhD - Gao Jie" w:date="2020-01-24T13:54:00Z">
        <w:r w:rsidRPr="007C7021" w:rsidDel="007C7021">
          <w:rPr>
            <w:rFonts w:hint="eastAsia"/>
            <w:b w:val="0"/>
            <w:bCs w:val="0"/>
            <w:szCs w:val="20"/>
            <w:rPrChange w:id="692" w:author="PhD - Gao Jie" w:date="2020-01-24T13:54:00Z">
              <w:rPr>
                <w:rFonts w:ascii="SimSun" w:hAnsi="SimSun" w:hint="eastAsia"/>
                <w:sz w:val="22"/>
                <w:szCs w:val="22"/>
              </w:rPr>
            </w:rPrChange>
          </w:rPr>
          <w:delText>（低通、高通、带通）</w:delText>
        </w:r>
      </w:del>
    </w:p>
    <w:p w14:paraId="27BDD38C" w14:textId="77777777" w:rsidR="007C7021" w:rsidDel="007C7021" w:rsidRDefault="007C7021" w:rsidP="007C7021">
      <w:pPr>
        <w:rPr>
          <w:del w:id="693" w:author="PhD - Gao Jie" w:date="2020-01-24T13:59:00Z"/>
          <w:sz w:val="24"/>
        </w:rPr>
      </w:pPr>
      <w:ins w:id="694" w:author="PhD - Gao Jie" w:date="2020-01-24T13:54:00Z">
        <w:r w:rsidRPr="007C7021">
          <w:rPr>
            <w:rFonts w:hint="eastAsia"/>
            <w:sz w:val="24"/>
            <w:rPrChange w:id="695" w:author="PhD - Gao Jie" w:date="2020-01-24T13:56:00Z">
              <w:rPr>
                <w:rFonts w:hint="eastAsia"/>
              </w:rPr>
            </w:rPrChange>
          </w:rPr>
          <w:t>（低通、高通、带通）</w:t>
        </w:r>
      </w:ins>
    </w:p>
    <w:p w14:paraId="38696884" w14:textId="77777777" w:rsidR="007C7021" w:rsidRDefault="007C7021" w:rsidP="007C7021">
      <w:pPr>
        <w:rPr>
          <w:ins w:id="696" w:author="PhD - Gao Jie" w:date="2020-01-24T13:59:00Z"/>
          <w:sz w:val="24"/>
        </w:rPr>
      </w:pPr>
    </w:p>
    <w:p w14:paraId="3EDB74CF" w14:textId="77777777" w:rsidR="007C7021" w:rsidRPr="007C7021" w:rsidRDefault="007C7021" w:rsidP="007C7021">
      <w:pPr>
        <w:pStyle w:val="3"/>
        <w:numPr>
          <w:ilvl w:val="2"/>
          <w:numId w:val="3"/>
        </w:numPr>
        <w:rPr>
          <w:ins w:id="697" w:author="PhD - Gao Jie" w:date="2020-01-24T13:59:00Z"/>
          <w:rFonts w:ascii="SimHei" w:eastAsia="SimHei"/>
          <w:b w:val="0"/>
          <w:rPrChange w:id="698" w:author="PhD - Gao Jie" w:date="2020-01-24T13:59:00Z">
            <w:rPr>
              <w:ins w:id="699" w:author="PhD - Gao Jie" w:date="2020-01-24T13:59:00Z"/>
              <w:rFonts w:ascii="SimSun" w:eastAsia="SimSun" w:hAnsi="SimSun"/>
              <w:sz w:val="22"/>
              <w:szCs w:val="22"/>
            </w:rPr>
          </w:rPrChange>
        </w:rPr>
        <w:pPrChange w:id="700" w:author="PhD - Gao Jie" w:date="2020-01-24T13:59:00Z">
          <w:pPr>
            <w:pStyle w:val="ListParagraph"/>
            <w:numPr>
              <w:ilvl w:val="2"/>
              <w:numId w:val="3"/>
            </w:numPr>
            <w:tabs>
              <w:tab w:val="num" w:pos="720"/>
            </w:tabs>
            <w:ind w:left="720" w:firstLineChars="0" w:hanging="720"/>
          </w:pPr>
        </w:pPrChange>
      </w:pPr>
      <w:bookmarkStart w:id="701" w:name="_Toc30767878"/>
      <w:ins w:id="702" w:author="PhD - Gao Jie" w:date="2020-01-24T13:59:00Z">
        <w:r w:rsidRPr="007C7021">
          <w:rPr>
            <w:rFonts w:ascii="SimHei" w:eastAsia="SimHei" w:hint="eastAsia"/>
            <w:b w:val="0"/>
            <w:rPrChange w:id="703" w:author="PhD - Gao Jie" w:date="2020-01-24T13:59:00Z">
              <w:rPr>
                <w:rFonts w:hint="eastAsia"/>
                <w:sz w:val="24"/>
              </w:rPr>
            </w:rPrChange>
          </w:rPr>
          <w:t>双耳声学技术</w:t>
        </w:r>
        <w:bookmarkEnd w:id="701"/>
      </w:ins>
    </w:p>
    <w:p w14:paraId="041CEF69" w14:textId="77777777" w:rsidR="007C7021" w:rsidRPr="007C7021" w:rsidDel="007C7021" w:rsidRDefault="00A50766" w:rsidP="007C7021">
      <w:pPr>
        <w:pStyle w:val="3"/>
        <w:rPr>
          <w:del w:id="704" w:author="PhD - Gao Jie" w:date="2020-01-24T13:56:00Z"/>
          <w:rFonts w:ascii="SimHei" w:eastAsia="SimHei"/>
          <w:b w:val="0"/>
          <w:rPrChange w:id="705" w:author="PhD - Gao Jie" w:date="2020-01-24T13:58:00Z">
            <w:rPr>
              <w:del w:id="706" w:author="PhD - Gao Jie" w:date="2020-01-24T13:56:00Z"/>
              <w:rFonts w:ascii="SimSun" w:eastAsia="SimSun" w:hAnsi="SimSun"/>
              <w:sz w:val="22"/>
              <w:szCs w:val="22"/>
            </w:rPr>
          </w:rPrChange>
        </w:rPr>
        <w:pPrChange w:id="707" w:author="PhD - Gao Jie" w:date="2020-01-24T13:59:00Z">
          <w:pPr>
            <w:pStyle w:val="ListParagraph"/>
            <w:numPr>
              <w:ilvl w:val="2"/>
              <w:numId w:val="3"/>
            </w:numPr>
            <w:tabs>
              <w:tab w:val="num" w:pos="720"/>
            </w:tabs>
            <w:ind w:left="720" w:firstLineChars="0" w:hanging="720"/>
          </w:pPr>
        </w:pPrChange>
      </w:pPr>
      <w:del w:id="708" w:author="PhD - Gao Jie" w:date="2020-01-24T13:59:00Z">
        <w:r w:rsidRPr="007C7021" w:rsidDel="007C7021">
          <w:rPr>
            <w:rFonts w:ascii="SimHei" w:eastAsia="SimHei" w:hint="eastAsia"/>
            <w:b w:val="0"/>
            <w:rPrChange w:id="709" w:author="PhD - Gao Jie" w:date="2020-01-24T13:53:00Z">
              <w:rPr>
                <w:rFonts w:ascii="SimSun" w:eastAsia="SimSun" w:hAnsi="SimSun" w:hint="eastAsia"/>
                <w:sz w:val="22"/>
                <w:szCs w:val="22"/>
              </w:rPr>
            </w:rPrChange>
          </w:rPr>
          <w:delText>双耳声学技术</w:delText>
        </w:r>
      </w:del>
    </w:p>
    <w:p w14:paraId="65194A30" w14:textId="77777777" w:rsidR="00A50766" w:rsidRPr="007C7021" w:rsidDel="007C7021" w:rsidRDefault="00A50766" w:rsidP="007C7021">
      <w:pPr>
        <w:pStyle w:val="3"/>
        <w:rPr>
          <w:del w:id="710" w:author="PhD - Gao Jie" w:date="2020-01-24T13:57:00Z"/>
          <w:rFonts w:ascii="SimHei" w:eastAsia="SimHei"/>
          <w:b w:val="0"/>
          <w:rPrChange w:id="711" w:author="PhD - Gao Jie" w:date="2020-01-24T13:58:00Z">
            <w:rPr>
              <w:del w:id="712" w:author="PhD - Gao Jie" w:date="2020-01-24T13:57:00Z"/>
              <w:rFonts w:ascii="SimHei" w:eastAsia="SimHei"/>
              <w:b w:val="0"/>
              <w:sz w:val="22"/>
            </w:rPr>
          </w:rPrChange>
        </w:rPr>
        <w:pPrChange w:id="713" w:author="PhD - Gao Jie" w:date="2020-01-24T13:59:00Z">
          <w:pPr>
            <w:pStyle w:val="3"/>
            <w:numPr>
              <w:ilvl w:val="3"/>
              <w:numId w:val="3"/>
            </w:numPr>
            <w:tabs>
              <w:tab w:val="num" w:pos="720"/>
            </w:tabs>
            <w:ind w:left="720" w:hanging="720"/>
            <w:outlineLvl w:val="3"/>
          </w:pPr>
        </w:pPrChange>
      </w:pPr>
      <w:del w:id="714" w:author="PhD - Gao Jie" w:date="2020-01-24T13:57:00Z">
        <w:r w:rsidRPr="007C7021" w:rsidDel="007C7021">
          <w:rPr>
            <w:rFonts w:ascii="SimHei" w:eastAsia="SimHei" w:hint="eastAsia"/>
            <w:b w:val="0"/>
            <w:rPrChange w:id="715" w:author="PhD - Gao Jie" w:date="2020-01-24T13:58:00Z">
              <w:rPr>
                <w:rFonts w:ascii="SimSun" w:hAnsi="SimSun"/>
                <w:sz w:val="22"/>
                <w:szCs w:val="22"/>
              </w:rPr>
            </w:rPrChange>
          </w:rPr>
          <w:delText>1</w:delText>
        </w:r>
        <w:r w:rsidRPr="007C7021" w:rsidDel="007C7021">
          <w:rPr>
            <w:rFonts w:ascii="SimHei" w:eastAsia="SimHei" w:hint="eastAsia"/>
            <w:b w:val="0"/>
            <w:rPrChange w:id="716" w:author="PhD - Gao Jie" w:date="2020-01-24T13:58:00Z">
              <w:rPr>
                <w:rFonts w:ascii="SimSun" w:hAnsi="SimSun" w:hint="eastAsia"/>
                <w:sz w:val="22"/>
                <w:szCs w:val="22"/>
              </w:rPr>
            </w:rPrChange>
          </w:rPr>
          <w:delText>）</w:delText>
        </w:r>
      </w:del>
      <w:del w:id="717" w:author="PhD - Gao Jie" w:date="2020-01-24T13:58:00Z">
        <w:r w:rsidRPr="007C7021" w:rsidDel="007C7021">
          <w:rPr>
            <w:rFonts w:ascii="SimHei" w:eastAsia="SimHei"/>
            <w:b w:val="0"/>
            <w:rPrChange w:id="718" w:author="PhD - Gao Jie" w:date="2020-01-24T13:58:00Z">
              <w:rPr>
                <w:rFonts w:ascii="SimSun" w:hAnsi="SimSun"/>
                <w:sz w:val="22"/>
                <w:szCs w:val="22"/>
              </w:rPr>
            </w:rPrChange>
          </w:rPr>
          <w:delText>B</w:delText>
        </w:r>
        <w:r w:rsidRPr="007C7021" w:rsidDel="007C7021">
          <w:rPr>
            <w:rFonts w:ascii="SimHei" w:eastAsia="SimHei" w:hint="eastAsia"/>
            <w:b w:val="0"/>
            <w:rPrChange w:id="719" w:author="PhD - Gao Jie" w:date="2020-01-24T13:58:00Z">
              <w:rPr>
                <w:rFonts w:ascii="SimSun" w:hAnsi="SimSun" w:hint="eastAsia"/>
                <w:sz w:val="22"/>
                <w:szCs w:val="22"/>
              </w:rPr>
            </w:rPrChange>
          </w:rPr>
          <w:delText>iannual录音</w:delText>
        </w:r>
      </w:del>
    </w:p>
    <w:p w14:paraId="163FF260" w14:textId="77777777" w:rsidR="007C7021" w:rsidRPr="007C7021" w:rsidRDefault="007C7021" w:rsidP="007C7021">
      <w:pPr>
        <w:rPr>
          <w:ins w:id="720" w:author="PhD - Gao Jie" w:date="2020-01-24T13:57:00Z"/>
          <w:rPrChange w:id="721" w:author="PhD - Gao Jie" w:date="2020-01-24T13:58:00Z">
            <w:rPr>
              <w:ins w:id="722" w:author="PhD - Gao Jie" w:date="2020-01-24T13:57:00Z"/>
              <w:rFonts w:ascii="SimSun" w:eastAsia="SimSun" w:hAnsi="SimSun"/>
              <w:sz w:val="22"/>
              <w:szCs w:val="22"/>
            </w:rPr>
          </w:rPrChange>
        </w:rPr>
        <w:pPrChange w:id="723" w:author="PhD - Gao Jie" w:date="2020-01-24T13:59:00Z">
          <w:pPr>
            <w:pStyle w:val="ListParagraph"/>
            <w:ind w:left="2160" w:firstLineChars="0" w:firstLine="0"/>
          </w:pPr>
        </w:pPrChange>
      </w:pPr>
    </w:p>
    <w:p w14:paraId="2E4205AC" w14:textId="77777777" w:rsidR="007C7021" w:rsidRPr="007C7021" w:rsidRDefault="00A50766" w:rsidP="007C7021">
      <w:pPr>
        <w:pStyle w:val="3"/>
        <w:numPr>
          <w:ilvl w:val="3"/>
          <w:numId w:val="3"/>
        </w:numPr>
        <w:outlineLvl w:val="3"/>
        <w:rPr>
          <w:ins w:id="724" w:author="PhD - Gao Jie" w:date="2020-01-24T13:58:00Z"/>
          <w:rFonts w:ascii="SimSun" w:hAnsi="SimSun"/>
          <w:sz w:val="22"/>
          <w:szCs w:val="22"/>
          <w:rPrChange w:id="725" w:author="PhD - Gao Jie" w:date="2020-01-24T13:58:00Z">
            <w:rPr>
              <w:ins w:id="726" w:author="PhD - Gao Jie" w:date="2020-01-24T13:58:00Z"/>
              <w:rFonts w:ascii="SimHei" w:eastAsia="SimHei"/>
              <w:b w:val="0"/>
              <w:sz w:val="22"/>
            </w:rPr>
          </w:rPrChange>
        </w:rPr>
      </w:pPr>
      <w:del w:id="727" w:author="PhD - Gao Jie" w:date="2020-01-24T13:57:00Z">
        <w:r w:rsidRPr="007C7021" w:rsidDel="007C7021">
          <w:rPr>
            <w:rFonts w:ascii="SimHei" w:eastAsia="SimHei"/>
            <w:b w:val="0"/>
            <w:sz w:val="22"/>
            <w:rPrChange w:id="728" w:author="PhD - Gao Jie" w:date="2020-01-24T13:58:00Z">
              <w:rPr>
                <w:rFonts w:ascii="SimSun" w:hAnsi="SimSun"/>
                <w:sz w:val="22"/>
                <w:szCs w:val="22"/>
              </w:rPr>
            </w:rPrChange>
          </w:rPr>
          <w:lastRenderedPageBreak/>
          <w:delText>2</w:delText>
        </w:r>
        <w:r w:rsidRPr="007C7021" w:rsidDel="007C7021">
          <w:rPr>
            <w:rFonts w:ascii="SimHei" w:eastAsia="SimHei" w:hint="eastAsia"/>
            <w:b w:val="0"/>
            <w:sz w:val="22"/>
            <w:rPrChange w:id="729" w:author="PhD - Gao Jie" w:date="2020-01-24T13:58:00Z">
              <w:rPr>
                <w:rFonts w:ascii="SimSun" w:hAnsi="SimSun" w:hint="eastAsia"/>
                <w:sz w:val="22"/>
                <w:szCs w:val="22"/>
              </w:rPr>
            </w:rPrChange>
          </w:rPr>
          <w:delText>）</w:delText>
        </w:r>
      </w:del>
      <w:bookmarkStart w:id="730" w:name="_Toc30767879"/>
      <w:r w:rsidRPr="007C7021">
        <w:rPr>
          <w:rFonts w:ascii="SimHei" w:eastAsia="SimHei" w:hint="eastAsia"/>
          <w:b w:val="0"/>
          <w:sz w:val="22"/>
          <w:rPrChange w:id="731" w:author="PhD - Gao Jie" w:date="2020-01-24T13:58:00Z">
            <w:rPr>
              <w:rFonts w:ascii="SimSun" w:hAnsi="SimSun" w:hint="eastAsia"/>
              <w:sz w:val="22"/>
              <w:szCs w:val="22"/>
            </w:rPr>
          </w:rPrChange>
        </w:rPr>
        <w:t>HRTF头传递相关函数</w:t>
      </w:r>
      <w:bookmarkEnd w:id="730"/>
    </w:p>
    <w:p w14:paraId="35E06530" w14:textId="77777777" w:rsidR="007C7021" w:rsidRPr="007C7021" w:rsidRDefault="007C7021" w:rsidP="007C7021">
      <w:pPr>
        <w:pStyle w:val="3"/>
        <w:numPr>
          <w:ilvl w:val="3"/>
          <w:numId w:val="3"/>
        </w:numPr>
        <w:outlineLvl w:val="3"/>
        <w:rPr>
          <w:ins w:id="732" w:author="PhD - Gao Jie" w:date="2020-01-24T13:58:00Z"/>
          <w:rFonts w:ascii="SimSun" w:hAnsi="SimSun"/>
          <w:sz w:val="22"/>
          <w:szCs w:val="22"/>
          <w:rPrChange w:id="733" w:author="PhD - Gao Jie" w:date="2020-01-24T13:58:00Z">
            <w:rPr>
              <w:ins w:id="734" w:author="PhD - Gao Jie" w:date="2020-01-24T13:58:00Z"/>
              <w:rFonts w:ascii="SimHei" w:eastAsia="SimHei"/>
              <w:b w:val="0"/>
              <w:sz w:val="22"/>
            </w:rPr>
          </w:rPrChange>
        </w:rPr>
      </w:pPr>
      <w:bookmarkStart w:id="735" w:name="_Toc30767880"/>
      <w:ins w:id="736" w:author="PhD - Gao Jie" w:date="2020-01-24T13:58:00Z">
        <w:r w:rsidRPr="005C6F72">
          <w:rPr>
            <w:rFonts w:ascii="SimHei" w:eastAsia="SimHei"/>
            <w:b w:val="0"/>
            <w:sz w:val="22"/>
          </w:rPr>
          <w:t>B</w:t>
        </w:r>
        <w:r w:rsidRPr="005C6F72">
          <w:rPr>
            <w:rFonts w:ascii="SimHei" w:eastAsia="SimHei" w:hint="eastAsia"/>
            <w:b w:val="0"/>
            <w:sz w:val="22"/>
          </w:rPr>
          <w:t>iannual录音</w:t>
        </w:r>
        <w:bookmarkEnd w:id="735"/>
      </w:ins>
    </w:p>
    <w:p w14:paraId="7C96A3C6" w14:textId="77777777" w:rsidR="00A50766" w:rsidRPr="007C7021" w:rsidRDefault="00A50766" w:rsidP="007C7021">
      <w:pPr>
        <w:rPr>
          <w:sz w:val="24"/>
          <w:rPrChange w:id="737" w:author="PhD - Gao Jie" w:date="2020-01-24T13:59:00Z">
            <w:rPr/>
          </w:rPrChange>
        </w:rPr>
        <w:pPrChange w:id="738" w:author="PhD - Gao Jie" w:date="2020-01-24T13:59:00Z">
          <w:pPr>
            <w:pStyle w:val="ListParagraph"/>
            <w:ind w:left="2160" w:firstLineChars="0" w:firstLine="0"/>
          </w:pPr>
        </w:pPrChange>
      </w:pPr>
      <w:r w:rsidRPr="007C7021">
        <w:rPr>
          <w:rFonts w:hint="eastAsia"/>
          <w:sz w:val="24"/>
          <w:rPrChange w:id="739" w:author="PhD - Gao Jie" w:date="2020-01-24T13:59:00Z">
            <w:rPr>
              <w:rFonts w:ascii="SimSun" w:eastAsia="SimSun" w:hAnsi="SimSun" w:hint="eastAsia"/>
              <w:sz w:val="22"/>
              <w:szCs w:val="22"/>
            </w:rPr>
          </w:rPrChange>
        </w:rPr>
        <w:t>（</w:t>
      </w:r>
      <w:r w:rsidRPr="007C7021">
        <w:rPr>
          <w:rFonts w:hint="eastAsia"/>
          <w:sz w:val="24"/>
          <w:rPrChange w:id="740" w:author="PhD - Gao Jie" w:date="2020-01-24T13:59:00Z">
            <w:rPr>
              <w:rFonts w:hint="eastAsia"/>
            </w:rPr>
          </w:rPrChange>
        </w:rPr>
        <w:t>根据</w:t>
      </w:r>
      <w:r w:rsidRPr="007C7021">
        <w:rPr>
          <w:rFonts w:hint="eastAsia"/>
          <w:sz w:val="24"/>
          <w:rPrChange w:id="741" w:author="PhD - Gao Jie" w:date="2020-01-24T13:59:00Z">
            <w:rPr>
              <w:rFonts w:hint="eastAsia"/>
            </w:rPr>
          </w:rPrChange>
        </w:rPr>
        <w:t>biannual</w:t>
      </w:r>
      <w:r w:rsidRPr="007C7021">
        <w:rPr>
          <w:rFonts w:hint="eastAsia"/>
          <w:sz w:val="24"/>
          <w:rPrChange w:id="742" w:author="PhD - Gao Jie" w:date="2020-01-24T13:59:00Z">
            <w:rPr>
              <w:rFonts w:hint="eastAsia"/>
            </w:rPr>
          </w:rPrChange>
        </w:rPr>
        <w:t>录音技术得到的函数库，本质是滤波器）</w:t>
      </w:r>
    </w:p>
    <w:p w14:paraId="3A15CBC1" w14:textId="77777777" w:rsidR="007C7021" w:rsidRDefault="00A50766" w:rsidP="007C7021">
      <w:pPr>
        <w:pStyle w:val="3"/>
        <w:numPr>
          <w:ilvl w:val="2"/>
          <w:numId w:val="3"/>
        </w:numPr>
        <w:rPr>
          <w:ins w:id="743" w:author="PhD - Gao Jie" w:date="2020-01-24T14:42:00Z"/>
          <w:rFonts w:ascii="SimHei" w:eastAsia="SimHei"/>
          <w:b w:val="0"/>
        </w:rPr>
      </w:pPr>
      <w:bookmarkStart w:id="744" w:name="_Toc30767881"/>
      <w:r w:rsidRPr="007C7021">
        <w:rPr>
          <w:rFonts w:ascii="SimHei" w:eastAsia="SimHei" w:hint="eastAsia"/>
          <w:b w:val="0"/>
          <w:rPrChange w:id="745" w:author="PhD - Gao Jie" w:date="2020-01-24T13:53:00Z">
            <w:rPr>
              <w:rFonts w:ascii="SimSun" w:hAnsi="SimSun" w:hint="eastAsia"/>
              <w:sz w:val="22"/>
              <w:szCs w:val="22"/>
            </w:rPr>
          </w:rPrChange>
        </w:rPr>
        <w:t>虚拟现实开发技术</w:t>
      </w:r>
      <w:bookmarkEnd w:id="744"/>
    </w:p>
    <w:p w14:paraId="71368972" w14:textId="77777777" w:rsidR="007C7021" w:rsidRPr="007C7021" w:rsidRDefault="007C7021" w:rsidP="007C7021">
      <w:pPr>
        <w:rPr>
          <w:ins w:id="746" w:author="PhD - Gao Jie" w:date="2020-01-24T14:42:00Z"/>
          <w:sz w:val="24"/>
          <w:rPrChange w:id="747" w:author="PhD - Gao Jie" w:date="2020-01-24T14:42:00Z">
            <w:rPr>
              <w:ins w:id="748" w:author="PhD - Gao Jie" w:date="2020-01-24T14:42:00Z"/>
              <w:b w:val="0"/>
            </w:rPr>
          </w:rPrChange>
        </w:rPr>
        <w:pPrChange w:id="749" w:author="PhD - Gao Jie" w:date="2020-01-24T14:42:00Z">
          <w:pPr>
            <w:pStyle w:val="3"/>
            <w:numPr>
              <w:ilvl w:val="2"/>
              <w:numId w:val="3"/>
            </w:numPr>
            <w:tabs>
              <w:tab w:val="num" w:pos="720"/>
            </w:tabs>
            <w:ind w:left="720" w:hanging="720"/>
          </w:pPr>
        </w:pPrChange>
      </w:pPr>
      <w:ins w:id="750" w:author="PhD - Gao Jie" w:date="2020-01-24T14:42:00Z">
        <w:r w:rsidRPr="005C6F72">
          <w:rPr>
            <w:rFonts w:hint="eastAsia"/>
            <w:sz w:val="24"/>
          </w:rPr>
          <w:t>（游戏引擎之类的）</w:t>
        </w:r>
      </w:ins>
    </w:p>
    <w:p w14:paraId="5443CE8D" w14:textId="77777777" w:rsidR="007C7021" w:rsidRPr="007C7021" w:rsidRDefault="007C7021" w:rsidP="007C7021">
      <w:pPr>
        <w:pStyle w:val="3"/>
        <w:numPr>
          <w:ilvl w:val="2"/>
          <w:numId w:val="3"/>
        </w:numPr>
        <w:rPr>
          <w:ins w:id="751" w:author="PhD - Gao Jie" w:date="2020-01-24T13:59:00Z"/>
          <w:rFonts w:ascii="SimHei" w:eastAsia="SimHei"/>
          <w:b w:val="0"/>
        </w:rPr>
      </w:pPr>
      <w:bookmarkStart w:id="752" w:name="_Toc30767865"/>
      <w:ins w:id="753" w:author="PhD - Gao Jie" w:date="2020-01-24T14:42:00Z">
        <w:r w:rsidRPr="005C6F72">
          <w:rPr>
            <w:rFonts w:ascii="SimHei" w:eastAsia="SimHei" w:hint="eastAsia"/>
            <w:b w:val="0"/>
          </w:rPr>
          <w:t>可听化技术</w:t>
        </w:r>
        <w:r>
          <w:rPr>
            <w:rFonts w:ascii="SimHei" w:eastAsia="SimHei" w:hint="eastAsia"/>
            <w:b w:val="0"/>
          </w:rPr>
          <w:t>的概念和发展</w:t>
        </w:r>
      </w:ins>
      <w:bookmarkEnd w:id="752"/>
    </w:p>
    <w:p w14:paraId="4857E60B" w14:textId="77777777" w:rsidR="00A50766" w:rsidRPr="007C7021" w:rsidDel="007C7021" w:rsidRDefault="00A50766" w:rsidP="007C7021">
      <w:pPr>
        <w:rPr>
          <w:del w:id="754" w:author="PhD - Gao Jie" w:date="2020-01-24T14:42:00Z"/>
          <w:rFonts w:hint="eastAsia"/>
          <w:sz w:val="24"/>
          <w:rPrChange w:id="755" w:author="PhD - Gao Jie" w:date="2020-01-24T13:59:00Z">
            <w:rPr>
              <w:del w:id="756" w:author="PhD - Gao Jie" w:date="2020-01-24T14:42:00Z"/>
              <w:rFonts w:ascii="SimSun" w:eastAsia="SimSun" w:hAnsi="SimSun" w:hint="eastAsia"/>
              <w:sz w:val="22"/>
              <w:szCs w:val="22"/>
            </w:rPr>
          </w:rPrChange>
        </w:rPr>
        <w:pPrChange w:id="757" w:author="PhD - Gao Jie" w:date="2020-01-24T13:59:00Z">
          <w:pPr>
            <w:pStyle w:val="ListParagraph"/>
            <w:numPr>
              <w:ilvl w:val="2"/>
              <w:numId w:val="3"/>
            </w:numPr>
            <w:tabs>
              <w:tab w:val="num" w:pos="720"/>
            </w:tabs>
            <w:ind w:left="720" w:firstLineChars="0" w:hanging="720"/>
          </w:pPr>
        </w:pPrChange>
      </w:pPr>
      <w:del w:id="758" w:author="PhD - Gao Jie" w:date="2020-01-24T14:42:00Z">
        <w:r w:rsidRPr="007C7021" w:rsidDel="007C7021">
          <w:rPr>
            <w:rFonts w:hint="eastAsia"/>
            <w:sz w:val="24"/>
            <w:rPrChange w:id="759" w:author="PhD - Gao Jie" w:date="2020-01-24T13:59:00Z">
              <w:rPr>
                <w:rFonts w:ascii="SimSun" w:eastAsia="SimSun" w:hAnsi="SimSun" w:hint="eastAsia"/>
                <w:sz w:val="22"/>
                <w:szCs w:val="22"/>
              </w:rPr>
            </w:rPrChange>
          </w:rPr>
          <w:delText>（游戏引擎之类的）</w:delText>
        </w:r>
      </w:del>
    </w:p>
    <w:p w14:paraId="6F210045" w14:textId="77777777" w:rsidR="00A50766" w:rsidRDefault="00A50766" w:rsidP="00A50766">
      <w:pPr>
        <w:pStyle w:val="Heading2"/>
        <w:keepLines/>
        <w:numPr>
          <w:ilvl w:val="1"/>
          <w:numId w:val="3"/>
        </w:numPr>
        <w:spacing w:before="260" w:after="260" w:line="416" w:lineRule="auto"/>
        <w:rPr>
          <w:sz w:val="32"/>
          <w:szCs w:val="32"/>
        </w:rPr>
      </w:pPr>
      <w:bookmarkStart w:id="760" w:name="_Toc30767882"/>
      <w:r>
        <w:rPr>
          <w:rFonts w:hint="eastAsia"/>
          <w:sz w:val="32"/>
          <w:szCs w:val="32"/>
        </w:rPr>
        <w:t>基于虚拟现实模型的混响实时生成方式</w:t>
      </w:r>
      <w:bookmarkEnd w:id="760"/>
    </w:p>
    <w:p w14:paraId="601453D2" w14:textId="77777777" w:rsidR="00A50766" w:rsidRPr="00A50766" w:rsidRDefault="00A50766" w:rsidP="00A50766">
      <w:pPr>
        <w:pStyle w:val="ListParagraph"/>
        <w:ind w:firstLine="440"/>
        <w:rPr>
          <w:rFonts w:ascii="SimSun" w:eastAsia="SimSun" w:hAnsi="SimSun" w:hint="eastAsia"/>
          <w:sz w:val="22"/>
          <w:szCs w:val="22"/>
        </w:rPr>
      </w:pPr>
      <w:r w:rsidRPr="00A50766">
        <w:rPr>
          <w:rFonts w:ascii="SimSun" w:eastAsia="SimSun" w:hAnsi="SimSun" w:hint="eastAsia"/>
          <w:sz w:val="22"/>
          <w:szCs w:val="22"/>
        </w:rPr>
        <w:t>分析以上各个混响生成模型的各自优势，结合虚拟现实开发技术，引出具体技术目前如何在虚拟现实中基于建筑模型进行实现。分析模型关键参数，引入声速，为材料预设各频段衰减系数。）</w:t>
      </w:r>
    </w:p>
    <w:p w14:paraId="06E089C4" w14:textId="77777777" w:rsidR="00A50766" w:rsidRDefault="00A50766" w:rsidP="00A50766">
      <w:pPr>
        <w:pStyle w:val="ListParagraph"/>
        <w:ind w:firstLineChars="0" w:firstLine="0"/>
        <w:rPr>
          <w:rFonts w:ascii="SimSun" w:eastAsia="SimSun" w:hAnsi="SimSun"/>
          <w:sz w:val="22"/>
          <w:szCs w:val="22"/>
        </w:rPr>
      </w:pPr>
      <w:r w:rsidRPr="00A50766">
        <w:rPr>
          <w:rFonts w:ascii="SimSun" w:eastAsia="SimSun" w:hAnsi="SimSun" w:hint="eastAsia"/>
          <w:sz w:val="22"/>
          <w:szCs w:val="22"/>
        </w:rPr>
        <w:t>最后分析目前研究的不足就是没有进一步考虑空气对效果的影响。</w:t>
      </w:r>
    </w:p>
    <w:p w14:paraId="6F11DBF2" w14:textId="77777777" w:rsidR="00A50766" w:rsidRDefault="00A50766" w:rsidP="00A50766">
      <w:pPr>
        <w:pStyle w:val="Heading2"/>
        <w:keepLines/>
        <w:numPr>
          <w:ilvl w:val="1"/>
          <w:numId w:val="3"/>
        </w:numPr>
        <w:spacing w:before="260" w:after="260" w:line="416" w:lineRule="auto"/>
        <w:rPr>
          <w:sz w:val="32"/>
          <w:szCs w:val="32"/>
        </w:rPr>
      </w:pPr>
      <w:bookmarkStart w:id="761" w:name="_Toc30767883"/>
      <w:r>
        <w:rPr>
          <w:rFonts w:hint="eastAsia"/>
          <w:sz w:val="32"/>
          <w:szCs w:val="32"/>
        </w:rPr>
        <w:t>本章小结</w:t>
      </w:r>
      <w:bookmarkEnd w:id="761"/>
    </w:p>
    <w:p w14:paraId="1B2FD884" w14:textId="77777777" w:rsidR="00A50766" w:rsidRPr="00A50766" w:rsidRDefault="00A50766" w:rsidP="00A50766">
      <w:pPr>
        <w:pStyle w:val="ListParagraph"/>
        <w:ind w:firstLineChars="0" w:firstLine="0"/>
        <w:rPr>
          <w:rFonts w:ascii="SimSun" w:eastAsia="SimSun" w:hAnsi="SimSun" w:hint="eastAsia"/>
          <w:sz w:val="22"/>
          <w:szCs w:val="22"/>
        </w:rPr>
      </w:pPr>
    </w:p>
    <w:p w14:paraId="1591EE56" w14:textId="77777777" w:rsidR="004437CD" w:rsidRDefault="00DD03FE">
      <w:pPr>
        <w:pStyle w:val="1"/>
      </w:pPr>
      <w:bookmarkStart w:id="762" w:name="_Toc60499552"/>
      <w:r>
        <w:br w:type="page"/>
      </w:r>
      <w:bookmarkStart w:id="763" w:name="_Toc30767884"/>
      <w:r w:rsidR="004437CD">
        <w:rPr>
          <w:rFonts w:hint="eastAsia"/>
        </w:rPr>
        <w:lastRenderedPageBreak/>
        <w:t>第三章</w:t>
      </w:r>
      <w:r w:rsidR="004437CD">
        <w:t xml:space="preserve">  </w:t>
      </w:r>
      <w:bookmarkEnd w:id="762"/>
      <w:ins w:id="764" w:author="PhD - Gao Jie" w:date="2020-01-24T14:30:00Z">
        <w:r w:rsidR="007C7021">
          <w:rPr>
            <w:rFonts w:hint="eastAsia"/>
          </w:rPr>
          <w:t>Air</w:t>
        </w:r>
      </w:ins>
      <w:ins w:id="765" w:author="PhD - Gao Jie" w:date="2020-01-24T14:32:00Z">
        <w:r w:rsidR="007C7021">
          <w:rPr>
            <w:rFonts w:hint="eastAsia"/>
          </w:rPr>
          <w:t>Sound</w:t>
        </w:r>
      </w:ins>
      <w:r>
        <w:rPr>
          <w:rFonts w:hint="eastAsia"/>
        </w:rPr>
        <w:t>虚拟现实混响实时生成系统</w:t>
      </w:r>
      <w:bookmarkEnd w:id="763"/>
    </w:p>
    <w:p w14:paraId="1A711D6E" w14:textId="77777777" w:rsidR="00DD03FE" w:rsidRPr="00DD03FE" w:rsidRDefault="00DD03FE" w:rsidP="00DD03FE">
      <w:pPr>
        <w:spacing w:line="360" w:lineRule="auto"/>
        <w:ind w:firstLineChars="200" w:firstLine="480"/>
        <w:rPr>
          <w:rFonts w:hint="eastAsia"/>
          <w:sz w:val="24"/>
        </w:rPr>
      </w:pPr>
      <w:r w:rsidRPr="00DD03FE">
        <w:rPr>
          <w:rFonts w:hint="eastAsia"/>
          <w:sz w:val="24"/>
        </w:rPr>
        <w:t>在这一部分中首先总结目前的可听化技术模型的各自优劣，最后我们本系统采取了基于声线追踪法进行实现。</w:t>
      </w:r>
    </w:p>
    <w:p w14:paraId="0082C3AE" w14:textId="77777777" w:rsidR="00DD03FE" w:rsidRPr="00DD03FE" w:rsidRDefault="00DD03FE" w:rsidP="00DD03FE">
      <w:pPr>
        <w:spacing w:line="360" w:lineRule="auto"/>
        <w:ind w:firstLineChars="200" w:firstLine="480"/>
        <w:rPr>
          <w:rFonts w:hint="eastAsia"/>
          <w:sz w:val="24"/>
        </w:rPr>
      </w:pPr>
      <w:r w:rsidRPr="00DD03FE">
        <w:rPr>
          <w:rFonts w:hint="eastAsia"/>
          <w:sz w:val="24"/>
        </w:rPr>
        <w:t>由于目前研究模型的实现方法已经较为成熟，改进具体可听化模型算法也不是本系统研究重点，因此在本系统中选择了直接在虚拟现实引擎中进行应用。</w:t>
      </w:r>
    </w:p>
    <w:p w14:paraId="33999EF6" w14:textId="77777777" w:rsidR="007C7021" w:rsidRDefault="00DD03FE" w:rsidP="007C7021">
      <w:pPr>
        <w:spacing w:line="360" w:lineRule="auto"/>
        <w:ind w:firstLineChars="200" w:firstLine="480"/>
        <w:rPr>
          <w:ins w:id="766" w:author="PhD - Gao Jie" w:date="2020-01-24T14:18:00Z"/>
          <w:sz w:val="24"/>
        </w:rPr>
      </w:pPr>
      <w:r w:rsidRPr="00DD03FE">
        <w:rPr>
          <w:rFonts w:hint="eastAsia"/>
          <w:sz w:val="24"/>
        </w:rPr>
        <w:t>再分析目前的可听化研究方向都集中在声线的模拟计算以及障碍物材料这一影响因素引起的衰减。</w:t>
      </w:r>
    </w:p>
    <w:p w14:paraId="2774186A" w14:textId="77777777" w:rsidR="007C7021" w:rsidRDefault="007C7021" w:rsidP="007C7021">
      <w:pPr>
        <w:spacing w:line="360" w:lineRule="auto"/>
        <w:ind w:firstLineChars="200" w:firstLine="480"/>
        <w:rPr>
          <w:ins w:id="767" w:author="PhD - Gao Jie" w:date="2020-01-24T14:18:00Z"/>
          <w:sz w:val="24"/>
        </w:rPr>
      </w:pPr>
      <w:ins w:id="768" w:author="PhD - Gao Jie" w:date="2020-01-24T14:18:00Z">
        <w:r w:rsidRPr="00DD03FE">
          <w:rPr>
            <w:rFonts w:hint="eastAsia"/>
            <w:sz w:val="24"/>
          </w:rPr>
          <w:t>声音在空气传播过程中，相关声学参数（声速、各频段上的吸声系数）受空气本身特性（温度、湿度、二氧化碳浓度、大气压强）影响大，且在虚拟现实中，随着空气环境的变化，其声学参数也会产生相应的变化，所以以往的方法并不适用。</w:t>
        </w:r>
      </w:ins>
    </w:p>
    <w:p w14:paraId="2BD95FB5" w14:textId="77777777" w:rsidR="00DD03FE" w:rsidRPr="007C7021" w:rsidRDefault="00DD03FE" w:rsidP="007C7021">
      <w:pPr>
        <w:spacing w:line="360" w:lineRule="auto"/>
        <w:ind w:firstLineChars="200" w:firstLine="482"/>
        <w:rPr>
          <w:rFonts w:hint="eastAsia"/>
          <w:b/>
          <w:sz w:val="24"/>
          <w:rPrChange w:id="769" w:author="PhD - Gao Jie" w:date="2020-01-24T14:18:00Z">
            <w:rPr>
              <w:rFonts w:hint="eastAsia"/>
              <w:sz w:val="24"/>
            </w:rPr>
          </w:rPrChange>
        </w:rPr>
        <w:pPrChange w:id="770" w:author="PhD - Gao Jie" w:date="2020-01-24T14:18:00Z">
          <w:pPr>
            <w:spacing w:line="360" w:lineRule="auto"/>
            <w:ind w:firstLineChars="200" w:firstLine="480"/>
          </w:pPr>
        </w:pPrChange>
      </w:pPr>
      <w:r w:rsidRPr="007C7021">
        <w:rPr>
          <w:rFonts w:hint="eastAsia"/>
          <w:b/>
          <w:sz w:val="24"/>
          <w:rPrChange w:id="771" w:author="PhD - Gao Jie" w:date="2020-01-24T14:18:00Z">
            <w:rPr>
              <w:rFonts w:hint="eastAsia"/>
              <w:sz w:val="24"/>
            </w:rPr>
          </w:rPrChange>
        </w:rPr>
        <w:t>而空气作为传播介质，对于模拟声音的传播过程影响较大，但目前的研究中并未考虑这一点。</w:t>
      </w:r>
      <w:r w:rsidRPr="00DD03FE">
        <w:rPr>
          <w:rFonts w:hint="eastAsia"/>
          <w:sz w:val="24"/>
        </w:rPr>
        <w:t>如果想要在目前的研究方案中添加声音引起的各频段衰减，只能将空气作为特殊材料，为其预设相关声学参数。</w:t>
      </w:r>
    </w:p>
    <w:p w14:paraId="4D395FA2" w14:textId="77777777" w:rsidR="00DD03FE" w:rsidRPr="007C7021" w:rsidDel="007C7021" w:rsidRDefault="00DD03FE" w:rsidP="00DD03FE">
      <w:pPr>
        <w:spacing w:line="360" w:lineRule="auto"/>
        <w:ind w:firstLineChars="200" w:firstLine="482"/>
        <w:rPr>
          <w:del w:id="772" w:author="PhD - Gao Jie" w:date="2020-01-24T14:18:00Z"/>
          <w:rFonts w:hint="eastAsia"/>
          <w:b/>
          <w:sz w:val="24"/>
          <w:rPrChange w:id="773" w:author="PhD - Gao Jie" w:date="2020-01-24T14:19:00Z">
            <w:rPr>
              <w:del w:id="774" w:author="PhD - Gao Jie" w:date="2020-01-24T14:18:00Z"/>
              <w:rFonts w:hint="eastAsia"/>
              <w:sz w:val="24"/>
            </w:rPr>
          </w:rPrChange>
        </w:rPr>
      </w:pPr>
      <w:del w:id="775" w:author="PhD - Gao Jie" w:date="2020-01-24T14:18:00Z">
        <w:r w:rsidRPr="007C7021" w:rsidDel="007C7021">
          <w:rPr>
            <w:rFonts w:hint="eastAsia"/>
            <w:b/>
            <w:sz w:val="24"/>
            <w:rPrChange w:id="776" w:author="PhD - Gao Jie" w:date="2020-01-24T14:19:00Z">
              <w:rPr>
                <w:rFonts w:hint="eastAsia"/>
                <w:sz w:val="24"/>
              </w:rPr>
            </w:rPrChange>
          </w:rPr>
          <w:delText>但声音在空气传播过程中，相关声学参数（声速、各频段上的吸声系数）受空气本身特性（温度、湿度、二氧化碳浓度、大气压强）影响大，且在虚拟现实中，随着空气环境的变化，其声学参数也会产生相应的变化，所以以往的方法并不适用。</w:delText>
        </w:r>
      </w:del>
    </w:p>
    <w:p w14:paraId="2D16A6E0" w14:textId="77777777" w:rsidR="00DD03FE" w:rsidDel="007C7021" w:rsidRDefault="00DD03FE" w:rsidP="00DD03FE">
      <w:pPr>
        <w:spacing w:line="360" w:lineRule="auto"/>
        <w:ind w:firstLineChars="200" w:firstLine="482"/>
        <w:rPr>
          <w:del w:id="777" w:author="PhD - Gao Jie" w:date="2020-01-24T14:19:00Z"/>
          <w:sz w:val="24"/>
        </w:rPr>
      </w:pPr>
      <w:r w:rsidRPr="007C7021">
        <w:rPr>
          <w:rFonts w:hint="eastAsia"/>
          <w:b/>
          <w:sz w:val="24"/>
          <w:rPrChange w:id="778" w:author="PhD - Gao Jie" w:date="2020-01-24T14:19:00Z">
            <w:rPr>
              <w:rFonts w:hint="eastAsia"/>
              <w:sz w:val="24"/>
            </w:rPr>
          </w:rPrChange>
        </w:rPr>
        <w:t>因此本论文提出来了新的影响因素：温度、湿度、二氧化碳浓度、大气压强，</w:t>
      </w:r>
      <w:r w:rsidRPr="00DD03FE">
        <w:rPr>
          <w:rFonts w:hint="eastAsia"/>
          <w:sz w:val="24"/>
        </w:rPr>
        <w:t>并设计了实验以证明添加了这些影响因素后对系统生成真实的混响效果有帮助。</w:t>
      </w:r>
    </w:p>
    <w:p w14:paraId="590CB970" w14:textId="77777777" w:rsidR="00A50766" w:rsidRDefault="00A50766" w:rsidP="007C7021">
      <w:pPr>
        <w:spacing w:line="360" w:lineRule="auto"/>
        <w:ind w:firstLineChars="200" w:firstLine="480"/>
        <w:rPr>
          <w:sz w:val="24"/>
        </w:rPr>
        <w:pPrChange w:id="779" w:author="PhD - Gao Jie" w:date="2020-01-24T14:19:00Z">
          <w:pPr>
            <w:spacing w:line="360" w:lineRule="auto"/>
            <w:ind w:firstLineChars="200" w:firstLine="480"/>
          </w:pPr>
        </w:pPrChange>
      </w:pPr>
    </w:p>
    <w:p w14:paraId="5832E443" w14:textId="77777777" w:rsidR="00A50766" w:rsidRPr="00A50766" w:rsidDel="007C7021" w:rsidRDefault="00A50766" w:rsidP="00A50766">
      <w:pPr>
        <w:spacing w:line="360" w:lineRule="auto"/>
        <w:ind w:firstLineChars="200" w:firstLine="420"/>
        <w:rPr>
          <w:del w:id="780" w:author="PhD - Gao Jie" w:date="2020-01-24T14:24:00Z"/>
          <w:rFonts w:hint="eastAsia"/>
        </w:rPr>
      </w:pPr>
      <w:del w:id="781" w:author="PhD - Gao Jie" w:date="2020-01-24T14:24:00Z">
        <w:r w:rsidRPr="00A50766" w:rsidDel="007C7021">
          <w:rPr>
            <w:rFonts w:hint="eastAsia"/>
          </w:rPr>
          <w:delText>1</w:delText>
        </w:r>
        <w:r w:rsidRPr="00A50766" w:rsidDel="007C7021">
          <w:rPr>
            <w:rFonts w:hint="eastAsia"/>
          </w:rPr>
          <w:delText>）分析空气作为传播介质，声音在空气传播过程中，相关声学参数（声速、各频段上的吸声系数）受空气本身特性（温度、湿度、二氧化碳浓度、大气压强）影响大，但目前的研究中并未考虑这一点，以往的方法也并不适用于</w:delText>
        </w:r>
      </w:del>
      <w:del w:id="782" w:author="PhD - Gao Jie" w:date="2020-01-24T14:19:00Z">
        <w:r w:rsidRPr="00A50766" w:rsidDel="007C7021">
          <w:rPr>
            <w:rFonts w:hint="eastAsia"/>
          </w:rPr>
          <w:delText>模拟空气环境</w:delText>
        </w:r>
      </w:del>
      <w:del w:id="783" w:author="PhD - Gao Jie" w:date="2020-01-24T14:24:00Z">
        <w:r w:rsidRPr="00A50766" w:rsidDel="007C7021">
          <w:rPr>
            <w:rFonts w:hint="eastAsia"/>
          </w:rPr>
          <w:delText>。</w:delText>
        </w:r>
      </w:del>
    </w:p>
    <w:p w14:paraId="336BD1BB" w14:textId="77777777" w:rsidR="00A50766" w:rsidRPr="00A50766" w:rsidDel="007C7021" w:rsidRDefault="00A50766" w:rsidP="00A50766">
      <w:pPr>
        <w:spacing w:line="360" w:lineRule="auto"/>
        <w:ind w:firstLineChars="200" w:firstLine="420"/>
        <w:rPr>
          <w:del w:id="784" w:author="PhD - Gao Jie" w:date="2020-01-24T14:24:00Z"/>
          <w:rFonts w:hint="eastAsia"/>
        </w:rPr>
      </w:pPr>
      <w:del w:id="785" w:author="PhD - Gao Jie" w:date="2020-01-24T14:24:00Z">
        <w:r w:rsidRPr="00A50766" w:rsidDel="007C7021">
          <w:rPr>
            <w:rFonts w:hint="eastAsia"/>
          </w:rPr>
          <w:delText>2</w:delText>
        </w:r>
        <w:r w:rsidRPr="00A50766" w:rsidDel="007C7021">
          <w:rPr>
            <w:rFonts w:hint="eastAsia"/>
          </w:rPr>
          <w:delText>）因此，本论文在现有研究基础上，在系统中引入了新的影响因素：温度、湿度、二氧化碳浓度、大气压强，并设计了实验以证明添加了这些影响因素后对系统生成真实的混响效果影响程度。</w:delText>
        </w:r>
      </w:del>
    </w:p>
    <w:p w14:paraId="4A59C248" w14:textId="77777777" w:rsidR="004437CD" w:rsidRPr="00A50766" w:rsidRDefault="00A50766" w:rsidP="00A50766">
      <w:pPr>
        <w:pStyle w:val="Heading2"/>
        <w:keepLines/>
        <w:numPr>
          <w:ilvl w:val="1"/>
          <w:numId w:val="6"/>
        </w:numPr>
        <w:spacing w:before="260" w:after="260" w:line="416" w:lineRule="auto"/>
        <w:rPr>
          <w:sz w:val="32"/>
          <w:szCs w:val="32"/>
        </w:rPr>
      </w:pPr>
      <w:bookmarkStart w:id="786" w:name="_Toc30767885"/>
      <w:r w:rsidRPr="00A50766">
        <w:rPr>
          <w:rFonts w:hint="eastAsia"/>
          <w:sz w:val="32"/>
          <w:szCs w:val="32"/>
        </w:rPr>
        <w:t>空气相关声学参数算法</w:t>
      </w:r>
      <w:bookmarkEnd w:id="786"/>
    </w:p>
    <w:p w14:paraId="707F2BB4" w14:textId="77777777" w:rsidR="00A50766" w:rsidRDefault="00A50766" w:rsidP="00A50766">
      <w:pPr>
        <w:pStyle w:val="3"/>
        <w:numPr>
          <w:ilvl w:val="2"/>
          <w:numId w:val="7"/>
        </w:numPr>
        <w:rPr>
          <w:rFonts w:ascii="SimHei" w:eastAsia="SimHei" w:hint="eastAsia"/>
          <w:b w:val="0"/>
        </w:rPr>
      </w:pPr>
      <w:bookmarkStart w:id="787" w:name="_Toc30767886"/>
      <w:r>
        <w:rPr>
          <w:rFonts w:ascii="SimHei" w:eastAsia="SimHei" w:hint="eastAsia"/>
          <w:b w:val="0"/>
        </w:rPr>
        <w:t>声速</w:t>
      </w:r>
      <w:bookmarkEnd w:id="787"/>
      <w:ins w:id="788" w:author="PhD - Gao Jie" w:date="2020-01-24T14:25:00Z">
        <w:r w:rsidR="007C7021">
          <w:rPr>
            <w:rFonts w:ascii="SimHei" w:eastAsia="SimHei" w:hint="eastAsia"/>
            <w:b w:val="0"/>
          </w:rPr>
          <w:t>计算方式</w:t>
        </w:r>
      </w:ins>
    </w:p>
    <w:p w14:paraId="59BC99A4" w14:textId="77777777" w:rsidR="00A50766" w:rsidRPr="00DD03FE" w:rsidRDefault="00A50766" w:rsidP="00A50766">
      <w:pPr>
        <w:spacing w:line="360" w:lineRule="auto"/>
        <w:ind w:firstLineChars="200" w:firstLine="480"/>
        <w:rPr>
          <w:rFonts w:hint="eastAsia"/>
          <w:sz w:val="24"/>
        </w:rPr>
      </w:pPr>
      <w:r w:rsidRPr="00DD03FE">
        <w:rPr>
          <w:rFonts w:hint="eastAsia"/>
          <w:sz w:val="24"/>
        </w:rPr>
        <w:t>根据空气温度、湿度、大气压强、二氧化碳含量进行声速的计算，声速影响的是声音传播到听者位置产生的延时。</w:t>
      </w:r>
    </w:p>
    <w:p w14:paraId="335F0F28" w14:textId="77777777" w:rsidR="00A50766" w:rsidRPr="00DD03FE" w:rsidRDefault="00A50766" w:rsidP="00A50766">
      <w:pPr>
        <w:spacing w:line="360" w:lineRule="auto"/>
        <w:ind w:firstLineChars="200" w:firstLine="480"/>
        <w:rPr>
          <w:rFonts w:hint="eastAsia"/>
          <w:sz w:val="24"/>
        </w:rPr>
      </w:pPr>
      <w:r w:rsidRPr="00DD03FE">
        <w:rPr>
          <w:rFonts w:hint="eastAsia"/>
          <w:sz w:val="24"/>
        </w:rPr>
        <w:t>声速的具体计算是根据声学手册上相关定义和公式，根据输入的温度、湿度、大气压强、空气中二氧化碳浓度来计算声速。这部分是基于</w:t>
      </w:r>
      <w:r w:rsidRPr="00DD03FE">
        <w:rPr>
          <w:rFonts w:hint="eastAsia"/>
          <w:sz w:val="24"/>
        </w:rPr>
        <w:t>The equation for computing the speed of sound in air uses Owen Cramer's research.</w:t>
      </w:r>
    </w:p>
    <w:p w14:paraId="60D53E8E" w14:textId="77777777" w:rsidR="00A50766" w:rsidRPr="00DD03FE" w:rsidRDefault="00A50766" w:rsidP="00A50766">
      <w:pPr>
        <w:spacing w:line="360" w:lineRule="auto"/>
        <w:ind w:firstLineChars="200" w:firstLine="480"/>
        <w:rPr>
          <w:rFonts w:hint="eastAsia"/>
          <w:sz w:val="24"/>
        </w:rPr>
      </w:pPr>
      <w:r w:rsidRPr="00DD03FE">
        <w:rPr>
          <w:rFonts w:hint="eastAsia"/>
          <w:sz w:val="24"/>
        </w:rPr>
        <w:lastRenderedPageBreak/>
        <w:t>J. Acoust. Soc. Am. 93, 2510 (1993); http://dx.doi.org/10.1121/1.405827</w:t>
      </w:r>
      <w:r w:rsidRPr="00DD03FE">
        <w:rPr>
          <w:rFonts w:hint="eastAsia"/>
          <w:sz w:val="24"/>
        </w:rPr>
        <w:t>。</w:t>
      </w:r>
    </w:p>
    <w:p w14:paraId="6FCDC34C" w14:textId="77777777" w:rsidR="00A50766" w:rsidRDefault="00A50766" w:rsidP="00A50766">
      <w:pPr>
        <w:spacing w:line="360" w:lineRule="auto"/>
        <w:ind w:firstLineChars="200" w:firstLine="480"/>
        <w:rPr>
          <w:rFonts w:hint="eastAsia"/>
          <w:sz w:val="24"/>
        </w:rPr>
      </w:pPr>
      <w:r w:rsidRPr="00DD03FE">
        <w:rPr>
          <w:rFonts w:hint="eastAsia"/>
          <w:sz w:val="24"/>
        </w:rPr>
        <w:t>这个的研究完成的</w:t>
      </w:r>
      <w:r>
        <w:rPr>
          <w:rFonts w:hint="eastAsia"/>
          <w:sz w:val="24"/>
        </w:rPr>
        <w:t>。</w:t>
      </w:r>
    </w:p>
    <w:p w14:paraId="43CA2229" w14:textId="77777777" w:rsidR="00A50766" w:rsidRDefault="00A50766" w:rsidP="00A50766">
      <w:pPr>
        <w:spacing w:line="360" w:lineRule="auto"/>
        <w:ind w:firstLineChars="200" w:firstLine="480"/>
        <w:rPr>
          <w:rFonts w:ascii="SimSun" w:hAnsi="SimSun" w:hint="eastAsia"/>
          <w:sz w:val="24"/>
          <w:szCs w:val="18"/>
        </w:rPr>
      </w:pPr>
      <w:r>
        <w:rPr>
          <w:rFonts w:hint="eastAsia"/>
          <w:sz w:val="24"/>
        </w:rPr>
        <w:t>理由：</w:t>
      </w:r>
      <w:r w:rsidRPr="00B811E0">
        <w:rPr>
          <w:rFonts w:hint="eastAsia"/>
          <w:sz w:val="24"/>
        </w:rPr>
        <w:t>，声速其实有只考虑温度的简化算法，但是因为人耳其实对于声音延时信息是敏感的，只是通常不易</w:t>
      </w:r>
      <w:r>
        <w:rPr>
          <w:rFonts w:hint="eastAsia"/>
          <w:sz w:val="24"/>
        </w:rPr>
        <w:t>察觉，考虑到针对虚拟现实这一应用领域，研究的目标就是需要尽可能精确的对真实世界进行模拟，因此采用的是精确值计算方法，上文</w:t>
      </w:r>
      <w:r w:rsidRPr="00B811E0">
        <w:rPr>
          <w:rFonts w:hint="eastAsia"/>
          <w:sz w:val="24"/>
        </w:rPr>
        <w:t>中描述的这套方法本身就是适用于精度要求较高的应用场合。</w:t>
      </w:r>
    </w:p>
    <w:p w14:paraId="3C8D59EF" w14:textId="77777777" w:rsidR="00A50766" w:rsidRDefault="00A50766" w:rsidP="00A50766">
      <w:pPr>
        <w:pStyle w:val="3"/>
        <w:numPr>
          <w:ilvl w:val="2"/>
          <w:numId w:val="7"/>
        </w:numPr>
        <w:rPr>
          <w:rFonts w:ascii="SimHei" w:eastAsia="SimHei" w:hint="eastAsia"/>
          <w:b w:val="0"/>
        </w:rPr>
      </w:pPr>
      <w:bookmarkStart w:id="789" w:name="_Toc30767887"/>
      <w:r w:rsidRPr="00B811E0">
        <w:rPr>
          <w:rFonts w:ascii="SimHei" w:eastAsia="SimHei" w:hint="eastAsia"/>
          <w:b w:val="0"/>
        </w:rPr>
        <w:t>各频段衰减</w:t>
      </w:r>
      <w:ins w:id="790" w:author="PhD - Gao Jie" w:date="2020-01-24T14:27:00Z">
        <w:r w:rsidR="007C7021">
          <w:rPr>
            <w:rFonts w:ascii="SimHei" w:eastAsia="SimHei" w:hint="eastAsia"/>
            <w:b w:val="0"/>
          </w:rPr>
          <w:t>计算方式</w:t>
        </w:r>
      </w:ins>
      <w:del w:id="791" w:author="PhD - Gao Jie" w:date="2020-01-24T14:27:00Z">
        <w:r w:rsidRPr="00B811E0" w:rsidDel="007C7021">
          <w:rPr>
            <w:rFonts w:ascii="SimHei" w:eastAsia="SimHei" w:hint="eastAsia"/>
            <w:b w:val="0"/>
          </w:rPr>
          <w:delText>系数</w:delText>
        </w:r>
      </w:del>
      <w:bookmarkEnd w:id="789"/>
    </w:p>
    <w:p w14:paraId="15BFF3E7" w14:textId="77777777" w:rsidR="00A50766" w:rsidRDefault="00A50766" w:rsidP="00A50766">
      <w:pPr>
        <w:spacing w:line="360" w:lineRule="auto"/>
        <w:ind w:firstLineChars="200" w:firstLine="480"/>
        <w:rPr>
          <w:rFonts w:hint="eastAsia"/>
          <w:sz w:val="24"/>
        </w:rPr>
      </w:pPr>
      <w:r>
        <w:rPr>
          <w:rFonts w:hint="eastAsia"/>
          <w:sz w:val="24"/>
        </w:rPr>
        <w:t>采用国家制定的相关计算标准进行严格的计算。</w:t>
      </w:r>
    </w:p>
    <w:p w14:paraId="7FFCA2BB" w14:textId="77777777" w:rsidR="00A50766" w:rsidRDefault="00A50766" w:rsidP="00A50766">
      <w:pPr>
        <w:spacing w:line="360" w:lineRule="auto"/>
        <w:ind w:firstLineChars="200" w:firstLine="480"/>
        <w:rPr>
          <w:sz w:val="24"/>
        </w:rPr>
      </w:pPr>
      <w:r>
        <w:rPr>
          <w:rFonts w:hint="eastAsia"/>
          <w:sz w:val="24"/>
        </w:rPr>
        <w:t>公式如下：</w:t>
      </w:r>
    </w:p>
    <w:p w14:paraId="19FBDA85" w14:textId="77777777" w:rsidR="00A50766" w:rsidRDefault="007C7021" w:rsidP="00A50766">
      <w:pPr>
        <w:spacing w:line="360" w:lineRule="auto"/>
        <w:ind w:firstLineChars="200" w:firstLine="480"/>
        <w:rPr>
          <w:sz w:val="24"/>
        </w:rPr>
      </w:pPr>
      <w:r w:rsidRPr="008620E7">
        <w:rPr>
          <w:noProof/>
          <w:sz w:val="24"/>
        </w:rPr>
        <w:drawing>
          <wp:inline distT="0" distB="0" distL="0" distR="0" wp14:anchorId="7DD3D1E7" wp14:editId="42289336">
            <wp:extent cx="3086100" cy="1752600"/>
            <wp:effectExtent l="0" t="0" r="0" b="0"/>
            <wp:docPr id="15"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4"/>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6100" cy="1752600"/>
                    </a:xfrm>
                    <a:prstGeom prst="rect">
                      <a:avLst/>
                    </a:prstGeom>
                    <a:noFill/>
                    <a:ln>
                      <a:noFill/>
                    </a:ln>
                  </pic:spPr>
                </pic:pic>
              </a:graphicData>
            </a:graphic>
          </wp:inline>
        </w:drawing>
      </w:r>
    </w:p>
    <w:p w14:paraId="6DFADA15" w14:textId="77777777" w:rsidR="00A50766" w:rsidDel="007C7021" w:rsidRDefault="007C7021" w:rsidP="00A50766">
      <w:pPr>
        <w:spacing w:line="360" w:lineRule="auto"/>
        <w:ind w:firstLineChars="200" w:firstLine="480"/>
        <w:rPr>
          <w:del w:id="792" w:author="PhD - Gao Jie" w:date="2020-01-24T14:26:00Z"/>
          <w:sz w:val="24"/>
        </w:rPr>
      </w:pPr>
      <w:r w:rsidRPr="008620E7">
        <w:rPr>
          <w:noProof/>
          <w:sz w:val="24"/>
        </w:rPr>
        <w:drawing>
          <wp:inline distT="0" distB="0" distL="0" distR="0" wp14:anchorId="29A4680B" wp14:editId="23383747">
            <wp:extent cx="5283200" cy="787400"/>
            <wp:effectExtent l="0" t="0" r="0" b="0"/>
            <wp:docPr id="16"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8"/>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3200" cy="787400"/>
                    </a:xfrm>
                    <a:prstGeom prst="rect">
                      <a:avLst/>
                    </a:prstGeom>
                    <a:noFill/>
                    <a:ln>
                      <a:noFill/>
                    </a:ln>
                  </pic:spPr>
                </pic:pic>
              </a:graphicData>
            </a:graphic>
          </wp:inline>
        </w:drawing>
      </w:r>
    </w:p>
    <w:p w14:paraId="4B8D598E" w14:textId="77777777" w:rsidR="007C7021" w:rsidRDefault="007C7021" w:rsidP="007C7021">
      <w:pPr>
        <w:spacing w:line="360" w:lineRule="auto"/>
        <w:ind w:firstLineChars="200" w:firstLine="480"/>
        <w:rPr>
          <w:ins w:id="793" w:author="PhD - Gao Jie" w:date="2020-01-24T14:26:00Z"/>
          <w:sz w:val="24"/>
        </w:rPr>
      </w:pPr>
    </w:p>
    <w:p w14:paraId="08B1753B" w14:textId="77777777" w:rsidR="007C7021" w:rsidRDefault="007C7021" w:rsidP="00A50766">
      <w:pPr>
        <w:spacing w:line="360" w:lineRule="auto"/>
        <w:ind w:firstLineChars="200" w:firstLine="480"/>
        <w:rPr>
          <w:ins w:id="794" w:author="PhD - Gao Jie" w:date="2020-01-24T14:26:00Z"/>
          <w:sz w:val="24"/>
        </w:rPr>
      </w:pPr>
    </w:p>
    <w:p w14:paraId="1AEB0757" w14:textId="77777777" w:rsidR="007C7021" w:rsidRPr="007C7021" w:rsidRDefault="007C7021" w:rsidP="007C7021">
      <w:pPr>
        <w:pStyle w:val="Heading2"/>
        <w:keepLines/>
        <w:numPr>
          <w:ilvl w:val="1"/>
          <w:numId w:val="6"/>
        </w:numPr>
        <w:spacing w:before="260" w:after="260" w:line="416" w:lineRule="auto"/>
        <w:rPr>
          <w:ins w:id="795" w:author="PhD - Gao Jie" w:date="2020-01-24T14:26:00Z"/>
          <w:rFonts w:hint="eastAsia"/>
          <w:sz w:val="32"/>
          <w:szCs w:val="32"/>
          <w:rPrChange w:id="796" w:author="PhD - Gao Jie" w:date="2020-01-24T14:26:00Z">
            <w:rPr>
              <w:ins w:id="797" w:author="PhD - Gao Jie" w:date="2020-01-24T14:26:00Z"/>
              <w:rFonts w:hint="eastAsia"/>
              <w:sz w:val="24"/>
            </w:rPr>
          </w:rPrChange>
        </w:rPr>
        <w:pPrChange w:id="798" w:author="PhD - Gao Jie" w:date="2020-01-24T14:26:00Z">
          <w:pPr>
            <w:spacing w:line="360" w:lineRule="auto"/>
            <w:ind w:firstLineChars="200" w:firstLine="480"/>
          </w:pPr>
        </w:pPrChange>
      </w:pPr>
      <w:ins w:id="799" w:author="PhD - Gao Jie" w:date="2020-01-24T14:26:00Z">
        <w:r w:rsidRPr="007C7021">
          <w:rPr>
            <w:rFonts w:hint="eastAsia"/>
            <w:sz w:val="32"/>
            <w:szCs w:val="32"/>
            <w:rPrChange w:id="800" w:author="PhD - Gao Jie" w:date="2020-01-24T14:26:00Z">
              <w:rPr>
                <w:rFonts w:hint="eastAsia"/>
                <w:sz w:val="24"/>
              </w:rPr>
            </w:rPrChange>
          </w:rPr>
          <w:t>系统架构</w:t>
        </w:r>
      </w:ins>
    </w:p>
    <w:p w14:paraId="45856335" w14:textId="77777777" w:rsidR="00A50766" w:rsidDel="007C7021" w:rsidRDefault="00A50766" w:rsidP="007C7021">
      <w:pPr>
        <w:spacing w:line="360" w:lineRule="auto"/>
        <w:rPr>
          <w:del w:id="801" w:author="PhD - Gao Jie" w:date="2020-01-24T14:26:00Z"/>
          <w:rFonts w:hint="eastAsia"/>
          <w:sz w:val="24"/>
        </w:rPr>
        <w:pPrChange w:id="802" w:author="PhD - Gao Jie" w:date="2020-01-24T14:26:00Z">
          <w:pPr>
            <w:spacing w:line="360" w:lineRule="auto"/>
          </w:pPr>
        </w:pPrChange>
      </w:pPr>
    </w:p>
    <w:p w14:paraId="293BB07D" w14:textId="77777777" w:rsidR="00A50766" w:rsidRPr="00A50766" w:rsidDel="007C7021" w:rsidRDefault="00A50766" w:rsidP="007C7021">
      <w:pPr>
        <w:pStyle w:val="ListParagraph"/>
        <w:ind w:firstLineChars="0" w:firstLine="0"/>
        <w:rPr>
          <w:del w:id="803" w:author="PhD - Gao Jie" w:date="2020-01-24T14:26:00Z"/>
          <w:rFonts w:ascii="SimSun" w:eastAsia="SimSun" w:hAnsi="SimSun" w:hint="eastAsia"/>
          <w:sz w:val="22"/>
          <w:szCs w:val="22"/>
        </w:rPr>
        <w:pPrChange w:id="804" w:author="PhD - Gao Jie" w:date="2020-01-24T14:26:00Z">
          <w:pPr>
            <w:pStyle w:val="ListParagraph"/>
            <w:numPr>
              <w:ilvl w:val="2"/>
              <w:numId w:val="6"/>
            </w:numPr>
            <w:tabs>
              <w:tab w:val="num" w:pos="720"/>
            </w:tabs>
            <w:ind w:left="720" w:firstLineChars="0" w:hanging="720"/>
          </w:pPr>
        </w:pPrChange>
      </w:pPr>
    </w:p>
    <w:p w14:paraId="71EE62C8" w14:textId="77777777" w:rsidR="00A50766" w:rsidDel="007C7021" w:rsidRDefault="00A50766" w:rsidP="007C7021">
      <w:pPr>
        <w:pStyle w:val="Heading2"/>
        <w:keepLines/>
        <w:spacing w:before="260" w:after="260" w:line="416" w:lineRule="auto"/>
        <w:ind w:firstLine="0"/>
        <w:rPr>
          <w:del w:id="805" w:author="PhD - Gao Jie" w:date="2020-01-24T14:26:00Z"/>
          <w:sz w:val="32"/>
          <w:szCs w:val="32"/>
        </w:rPr>
        <w:pPrChange w:id="806" w:author="PhD - Gao Jie" w:date="2020-01-24T14:26:00Z">
          <w:pPr>
            <w:pStyle w:val="Heading2"/>
            <w:keepLines/>
            <w:numPr>
              <w:ilvl w:val="1"/>
              <w:numId w:val="6"/>
            </w:numPr>
            <w:tabs>
              <w:tab w:val="num" w:pos="615"/>
            </w:tabs>
            <w:spacing w:before="260" w:after="260" w:line="416" w:lineRule="auto"/>
            <w:ind w:left="615" w:hanging="615"/>
          </w:pPr>
        </w:pPrChange>
      </w:pPr>
      <w:bookmarkStart w:id="807" w:name="_Toc30767888"/>
      <w:del w:id="808" w:author="PhD - Gao Jie" w:date="2020-01-24T14:26:00Z">
        <w:r w:rsidRPr="00A50766" w:rsidDel="007C7021">
          <w:rPr>
            <w:rFonts w:hint="eastAsia"/>
            <w:sz w:val="32"/>
            <w:szCs w:val="32"/>
          </w:rPr>
          <w:delText>系统架构</w:delText>
        </w:r>
        <w:bookmarkEnd w:id="807"/>
      </w:del>
    </w:p>
    <w:p w14:paraId="61507569" w14:textId="77777777" w:rsidR="00A50766" w:rsidRPr="007C7021" w:rsidDel="007C7021" w:rsidRDefault="00A50766" w:rsidP="007C7021">
      <w:pPr>
        <w:pStyle w:val="Heading2"/>
        <w:keepLines/>
        <w:spacing w:before="260" w:after="260" w:line="416" w:lineRule="auto"/>
        <w:ind w:firstLine="0"/>
        <w:rPr>
          <w:del w:id="809" w:author="PhD - Gao Jie" w:date="2020-01-24T14:26:00Z"/>
          <w:sz w:val="32"/>
          <w:szCs w:val="32"/>
          <w:rPrChange w:id="810" w:author="PhD - Gao Jie" w:date="2020-01-24T14:26:00Z">
            <w:rPr>
              <w:del w:id="811" w:author="PhD - Gao Jie" w:date="2020-01-24T14:26:00Z"/>
            </w:rPr>
          </w:rPrChange>
        </w:rPr>
        <w:pPrChange w:id="812" w:author="PhD - Gao Jie" w:date="2020-01-24T14:26:00Z">
          <w:pPr/>
        </w:pPrChange>
      </w:pPr>
    </w:p>
    <w:p w14:paraId="66B52691" w14:textId="77777777" w:rsidR="00A50766" w:rsidRPr="007C7021" w:rsidDel="007C7021" w:rsidRDefault="00A50766" w:rsidP="007C7021">
      <w:pPr>
        <w:pStyle w:val="Heading2"/>
        <w:ind w:firstLine="0"/>
        <w:rPr>
          <w:del w:id="813" w:author="PhD - Gao Jie" w:date="2020-01-24T14:26:00Z"/>
          <w:sz w:val="32"/>
          <w:szCs w:val="32"/>
          <w:rPrChange w:id="814" w:author="PhD - Gao Jie" w:date="2020-01-24T14:26:00Z">
            <w:rPr>
              <w:del w:id="815" w:author="PhD - Gao Jie" w:date="2020-01-24T14:26:00Z"/>
            </w:rPr>
          </w:rPrChange>
        </w:rPr>
        <w:pPrChange w:id="816" w:author="PhD - Gao Jie" w:date="2020-01-24T14:26:00Z">
          <w:pPr/>
        </w:pPrChange>
      </w:pPr>
    </w:p>
    <w:p w14:paraId="4E957852" w14:textId="77777777" w:rsidR="00A50766" w:rsidRPr="007C7021" w:rsidDel="007C7021" w:rsidRDefault="00A50766" w:rsidP="007C7021">
      <w:pPr>
        <w:spacing w:line="360" w:lineRule="auto"/>
        <w:rPr>
          <w:del w:id="817" w:author="PhD - Gao Jie" w:date="2020-01-24T14:26:00Z"/>
          <w:rFonts w:hint="eastAsia"/>
        </w:rPr>
        <w:pPrChange w:id="818" w:author="PhD - Gao Jie" w:date="2020-01-24T14:26:00Z">
          <w:pPr/>
        </w:pPrChange>
      </w:pPr>
    </w:p>
    <w:p w14:paraId="5735ADFD" w14:textId="77777777" w:rsidR="00DD03FE" w:rsidRDefault="00B811E0" w:rsidP="00DD03FE">
      <w:pPr>
        <w:spacing w:line="360" w:lineRule="auto"/>
        <w:ind w:firstLineChars="200" w:firstLine="480"/>
        <w:rPr>
          <w:sz w:val="24"/>
        </w:rPr>
      </w:pPr>
      <w:r>
        <w:rPr>
          <w:rFonts w:hint="eastAsia"/>
          <w:sz w:val="24"/>
        </w:rPr>
        <w:t>整体</w:t>
      </w:r>
      <w:r w:rsidR="00DD03FE" w:rsidRPr="00DD03FE">
        <w:rPr>
          <w:rFonts w:hint="eastAsia"/>
          <w:sz w:val="24"/>
        </w:rPr>
        <w:t>介绍考虑了空气影响因素后的整个系统架构</w:t>
      </w:r>
      <w:r w:rsidR="00DD03FE">
        <w:rPr>
          <w:rFonts w:hint="eastAsia"/>
          <w:sz w:val="24"/>
        </w:rPr>
        <w:t>。</w:t>
      </w:r>
    </w:p>
    <w:p w14:paraId="4160B8B3" w14:textId="77777777" w:rsidR="00B811E0" w:rsidRDefault="00B811E0" w:rsidP="00B811E0">
      <w:pPr>
        <w:pStyle w:val="3"/>
        <w:numPr>
          <w:ilvl w:val="2"/>
          <w:numId w:val="6"/>
        </w:numPr>
        <w:rPr>
          <w:rFonts w:ascii="SimHei" w:eastAsia="SimHei" w:hint="eastAsia"/>
          <w:b w:val="0"/>
        </w:rPr>
      </w:pPr>
      <w:bookmarkStart w:id="819" w:name="_Toc30767889"/>
      <w:r>
        <w:rPr>
          <w:rFonts w:ascii="SimHei" w:eastAsia="SimHei" w:hint="eastAsia"/>
          <w:b w:val="0"/>
        </w:rPr>
        <w:t>开发引擎部分</w:t>
      </w:r>
      <w:bookmarkEnd w:id="819"/>
    </w:p>
    <w:p w14:paraId="369A732F" w14:textId="77777777" w:rsidR="00B811E0" w:rsidRDefault="00B811E0" w:rsidP="00DD03FE">
      <w:pPr>
        <w:spacing w:line="360" w:lineRule="auto"/>
        <w:ind w:firstLineChars="200" w:firstLine="480"/>
        <w:rPr>
          <w:rFonts w:hint="eastAsia"/>
          <w:sz w:val="24"/>
        </w:rPr>
      </w:pPr>
    </w:p>
    <w:p w14:paraId="5E41A8D7" w14:textId="77777777" w:rsidR="00DD03FE" w:rsidRDefault="007C7021">
      <w:pPr>
        <w:spacing w:line="360" w:lineRule="auto"/>
        <w:ind w:firstLineChars="200" w:firstLine="480"/>
        <w:rPr>
          <w:sz w:val="24"/>
        </w:rPr>
      </w:pPr>
      <w:r w:rsidRPr="008620E7">
        <w:rPr>
          <w:noProof/>
          <w:sz w:val="24"/>
        </w:rPr>
        <w:lastRenderedPageBreak/>
        <w:drawing>
          <wp:inline distT="0" distB="0" distL="0" distR="0" wp14:anchorId="3EAD6AFF" wp14:editId="1DEE8810">
            <wp:extent cx="5283200" cy="4292600"/>
            <wp:effectExtent l="0" t="0" r="0" b="0"/>
            <wp:docPr id="17" name="图形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形 9"/>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3200" cy="4292600"/>
                    </a:xfrm>
                    <a:prstGeom prst="rect">
                      <a:avLst/>
                    </a:prstGeom>
                    <a:noFill/>
                    <a:ln>
                      <a:noFill/>
                    </a:ln>
                  </pic:spPr>
                </pic:pic>
              </a:graphicData>
            </a:graphic>
          </wp:inline>
        </w:drawing>
      </w:r>
    </w:p>
    <w:p w14:paraId="17F726FC" w14:textId="77777777" w:rsidR="00B811E0" w:rsidRDefault="00B811E0" w:rsidP="00B811E0">
      <w:pPr>
        <w:pStyle w:val="3"/>
        <w:numPr>
          <w:ilvl w:val="2"/>
          <w:numId w:val="6"/>
        </w:numPr>
        <w:rPr>
          <w:rFonts w:ascii="SimHei" w:eastAsia="SimHei" w:hint="eastAsia"/>
          <w:b w:val="0"/>
        </w:rPr>
      </w:pPr>
      <w:bookmarkStart w:id="820" w:name="_Toc30767890"/>
      <w:r>
        <w:rPr>
          <w:rFonts w:ascii="SimHei" w:eastAsia="SimHei" w:hint="eastAsia"/>
          <w:b w:val="0"/>
        </w:rPr>
        <w:t>信号处理部分</w:t>
      </w:r>
      <w:bookmarkEnd w:id="820"/>
    </w:p>
    <w:p w14:paraId="7F9F5414" w14:textId="77777777" w:rsidR="00B811E0" w:rsidRDefault="007C7021">
      <w:pPr>
        <w:spacing w:line="360" w:lineRule="auto"/>
        <w:ind w:firstLineChars="200" w:firstLine="480"/>
        <w:rPr>
          <w:sz w:val="24"/>
        </w:rPr>
      </w:pPr>
      <w:r w:rsidRPr="008620E7">
        <w:rPr>
          <w:noProof/>
          <w:sz w:val="24"/>
        </w:rPr>
        <w:drawing>
          <wp:inline distT="0" distB="0" distL="0" distR="0" wp14:anchorId="62E695F7" wp14:editId="431421DC">
            <wp:extent cx="5270500" cy="2654300"/>
            <wp:effectExtent l="0" t="0" r="0" b="0"/>
            <wp:docPr id="18" name="图形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形 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654300"/>
                    </a:xfrm>
                    <a:prstGeom prst="rect">
                      <a:avLst/>
                    </a:prstGeom>
                    <a:noFill/>
                    <a:ln>
                      <a:noFill/>
                    </a:ln>
                  </pic:spPr>
                </pic:pic>
              </a:graphicData>
            </a:graphic>
          </wp:inline>
        </w:drawing>
      </w:r>
    </w:p>
    <w:p w14:paraId="1E698EDC" w14:textId="77777777" w:rsidR="00B811E0" w:rsidRDefault="00B811E0">
      <w:pPr>
        <w:spacing w:line="360" w:lineRule="auto"/>
        <w:ind w:firstLineChars="200" w:firstLine="480"/>
        <w:rPr>
          <w:sz w:val="24"/>
        </w:rPr>
      </w:pPr>
    </w:p>
    <w:p w14:paraId="529A50AF" w14:textId="77777777" w:rsidR="00B811E0" w:rsidRDefault="00B811E0">
      <w:pPr>
        <w:spacing w:line="360" w:lineRule="auto"/>
        <w:ind w:firstLineChars="200" w:firstLine="480"/>
        <w:rPr>
          <w:rFonts w:hint="eastAsia"/>
          <w:sz w:val="24"/>
        </w:rPr>
      </w:pPr>
    </w:p>
    <w:p w14:paraId="05161D59" w14:textId="77777777" w:rsidR="00B811E0" w:rsidRDefault="00B811E0">
      <w:pPr>
        <w:spacing w:line="360" w:lineRule="auto"/>
        <w:ind w:firstLineChars="200" w:firstLine="480"/>
        <w:rPr>
          <w:rFonts w:hint="eastAsia"/>
          <w:sz w:val="24"/>
        </w:rPr>
      </w:pPr>
      <w:r>
        <w:rPr>
          <w:rFonts w:hint="eastAsia"/>
          <w:sz w:val="24"/>
        </w:rPr>
        <w:lastRenderedPageBreak/>
        <w:t>其中具体的声线处理模块：</w:t>
      </w:r>
    </w:p>
    <w:p w14:paraId="3C7095A8" w14:textId="77777777" w:rsidR="00B811E0" w:rsidRDefault="007C7021" w:rsidP="00B811E0">
      <w:pPr>
        <w:spacing w:line="360" w:lineRule="auto"/>
        <w:ind w:firstLineChars="200" w:firstLine="480"/>
        <w:rPr>
          <w:sz w:val="24"/>
        </w:rPr>
      </w:pPr>
      <w:r w:rsidRPr="008620E7">
        <w:rPr>
          <w:noProof/>
          <w:sz w:val="24"/>
        </w:rPr>
        <w:drawing>
          <wp:inline distT="0" distB="0" distL="0" distR="0" wp14:anchorId="7663DBCC" wp14:editId="6FF40A02">
            <wp:extent cx="5270500" cy="1346200"/>
            <wp:effectExtent l="0" t="0" r="0" b="0"/>
            <wp:docPr id="19"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1346200"/>
                    </a:xfrm>
                    <a:prstGeom prst="rect">
                      <a:avLst/>
                    </a:prstGeom>
                    <a:noFill/>
                    <a:ln>
                      <a:noFill/>
                    </a:ln>
                  </pic:spPr>
                </pic:pic>
              </a:graphicData>
            </a:graphic>
          </wp:inline>
        </w:drawing>
      </w:r>
    </w:p>
    <w:p w14:paraId="462A1BF5" w14:textId="77777777" w:rsidR="00A50766" w:rsidRDefault="00A50766" w:rsidP="00A50766">
      <w:pPr>
        <w:pStyle w:val="Heading2"/>
        <w:keepLines/>
        <w:numPr>
          <w:ilvl w:val="1"/>
          <w:numId w:val="6"/>
        </w:numPr>
        <w:spacing w:before="260" w:after="260" w:line="416" w:lineRule="auto"/>
        <w:rPr>
          <w:sz w:val="32"/>
          <w:szCs w:val="32"/>
        </w:rPr>
      </w:pPr>
      <w:bookmarkStart w:id="821" w:name="_Toc30767891"/>
      <w:r w:rsidRPr="00A50766">
        <w:rPr>
          <w:rFonts w:hint="eastAsia"/>
          <w:sz w:val="32"/>
          <w:szCs w:val="32"/>
        </w:rPr>
        <w:t>可听化效果</w:t>
      </w:r>
      <w:bookmarkEnd w:id="821"/>
    </w:p>
    <w:p w14:paraId="587F5C3F" w14:textId="77777777" w:rsidR="00A50766" w:rsidRPr="00A50766" w:rsidRDefault="00A50766" w:rsidP="00A50766">
      <w:pPr>
        <w:pStyle w:val="Heading2"/>
        <w:keepLines/>
        <w:numPr>
          <w:ilvl w:val="1"/>
          <w:numId w:val="6"/>
        </w:numPr>
        <w:spacing w:before="260" w:after="260" w:line="416" w:lineRule="auto"/>
        <w:rPr>
          <w:sz w:val="32"/>
          <w:szCs w:val="32"/>
        </w:rPr>
      </w:pPr>
      <w:bookmarkStart w:id="822" w:name="_Toc30767892"/>
      <w:r>
        <w:rPr>
          <w:rFonts w:hint="eastAsia"/>
          <w:sz w:val="32"/>
          <w:szCs w:val="32"/>
        </w:rPr>
        <w:t>本章小结</w:t>
      </w:r>
      <w:bookmarkEnd w:id="822"/>
    </w:p>
    <w:p w14:paraId="2902B95A" w14:textId="77777777" w:rsidR="00A50766" w:rsidRPr="007C7021" w:rsidDel="007C7021" w:rsidRDefault="007C7021" w:rsidP="007C7021">
      <w:pPr>
        <w:pStyle w:val="1"/>
        <w:rPr>
          <w:del w:id="823" w:author="PhD - Gao Jie" w:date="2020-01-24T14:28:00Z"/>
          <w:rFonts w:hint="eastAsia"/>
          <w:rPrChange w:id="824" w:author="PhD - Gao Jie" w:date="2020-01-24T14:28:00Z">
            <w:rPr>
              <w:del w:id="825" w:author="PhD - Gao Jie" w:date="2020-01-24T14:28:00Z"/>
              <w:rFonts w:hint="eastAsia"/>
              <w:sz w:val="24"/>
            </w:rPr>
          </w:rPrChange>
        </w:rPr>
        <w:pPrChange w:id="826" w:author="PhD - Gao Jie" w:date="2020-01-24T14:28:00Z">
          <w:pPr>
            <w:spacing w:line="360" w:lineRule="auto"/>
          </w:pPr>
        </w:pPrChange>
      </w:pPr>
      <w:ins w:id="827" w:author="PhD - Gao Jie" w:date="2020-01-24T14:28:00Z">
        <w:r>
          <w:rPr>
            <w:sz w:val="24"/>
          </w:rPr>
          <w:br w:type="page"/>
        </w:r>
      </w:ins>
    </w:p>
    <w:p w14:paraId="688D6AB7" w14:textId="77777777" w:rsidR="007C7021" w:rsidRDefault="004437CD" w:rsidP="007C7021">
      <w:pPr>
        <w:pStyle w:val="1"/>
        <w:rPr>
          <w:rFonts w:hint="eastAsia"/>
        </w:rPr>
      </w:pPr>
      <w:bookmarkStart w:id="828" w:name="_Toc60499556"/>
      <w:bookmarkStart w:id="829" w:name="_Toc30767893"/>
      <w:r>
        <w:rPr>
          <w:rFonts w:hint="eastAsia"/>
        </w:rPr>
        <w:t>第四章</w:t>
      </w:r>
      <w:r>
        <w:t xml:space="preserve">  </w:t>
      </w:r>
      <w:bookmarkEnd w:id="828"/>
      <w:r w:rsidR="00A50766" w:rsidRPr="00A50766">
        <w:rPr>
          <w:rFonts w:hint="eastAsia"/>
        </w:rPr>
        <w:t>系统实施效果实验</w:t>
      </w:r>
      <w:del w:id="830" w:author="PhD - Gao Jie" w:date="2020-01-24T14:28:00Z">
        <w:r w:rsidR="00A50766" w:rsidRPr="00A50766" w:rsidDel="007C7021">
          <w:rPr>
            <w:rFonts w:hint="eastAsia"/>
          </w:rPr>
          <w:delText>(对照法、多因素分析法、主观评价实验)</w:delText>
        </w:r>
      </w:del>
      <w:bookmarkEnd w:id="829"/>
    </w:p>
    <w:p w14:paraId="1443D117" w14:textId="77777777" w:rsidR="00B811E0" w:rsidRDefault="00B811E0">
      <w:pPr>
        <w:pStyle w:val="Heading2"/>
        <w:keepLines/>
        <w:numPr>
          <w:ilvl w:val="1"/>
          <w:numId w:val="8"/>
        </w:numPr>
        <w:spacing w:before="260" w:after="260" w:line="416" w:lineRule="auto"/>
        <w:rPr>
          <w:rFonts w:ascii="SimSun" w:hAnsi="SimSun" w:hint="eastAsia"/>
          <w:sz w:val="32"/>
          <w:szCs w:val="32"/>
        </w:rPr>
      </w:pPr>
      <w:bookmarkStart w:id="831" w:name="_Toc60499557"/>
      <w:bookmarkStart w:id="832" w:name="_Toc30767894"/>
      <w:r>
        <w:rPr>
          <w:rFonts w:ascii="SimSun" w:hAnsi="SimSun" w:hint="eastAsia"/>
          <w:sz w:val="32"/>
          <w:szCs w:val="32"/>
        </w:rPr>
        <w:t>实验环境</w:t>
      </w:r>
      <w:bookmarkEnd w:id="832"/>
    </w:p>
    <w:bookmarkEnd w:id="831"/>
    <w:p w14:paraId="08B91455" w14:textId="77777777" w:rsidR="00B811E0" w:rsidRDefault="00B811E0" w:rsidP="00B811E0">
      <w:pPr>
        <w:spacing w:line="360" w:lineRule="auto"/>
        <w:ind w:firstLineChars="200" w:firstLine="480"/>
        <w:rPr>
          <w:sz w:val="24"/>
        </w:rPr>
      </w:pPr>
      <w:r>
        <w:rPr>
          <w:rFonts w:hint="eastAsia"/>
          <w:sz w:val="24"/>
        </w:rPr>
        <w:t>考虑到不同型号的耳机对于整体声音效果会有一个声染色现象，</w:t>
      </w:r>
    </w:p>
    <w:p w14:paraId="3F4DC477" w14:textId="77777777" w:rsidR="00B811E0" w:rsidRPr="00B811E0" w:rsidRDefault="00B811E0" w:rsidP="00B811E0">
      <w:pPr>
        <w:spacing w:line="360" w:lineRule="auto"/>
        <w:ind w:firstLineChars="200" w:firstLine="480"/>
        <w:rPr>
          <w:rFonts w:hint="eastAsia"/>
          <w:sz w:val="24"/>
        </w:rPr>
      </w:pPr>
      <w:r>
        <w:rPr>
          <w:rFonts w:hint="eastAsia"/>
          <w:sz w:val="24"/>
        </w:rPr>
        <w:t>因此</w:t>
      </w:r>
      <w:r w:rsidRPr="00B811E0">
        <w:rPr>
          <w:rFonts w:hint="eastAsia"/>
          <w:sz w:val="24"/>
        </w:rPr>
        <w:t>基于</w:t>
      </w:r>
      <w:r w:rsidRPr="00B811E0">
        <w:rPr>
          <w:rFonts w:hint="eastAsia"/>
          <w:sz w:val="24"/>
        </w:rPr>
        <w:t xml:space="preserve">Sonarworks Reference 4 </w:t>
      </w:r>
      <w:r w:rsidRPr="00B811E0">
        <w:rPr>
          <w:rFonts w:hint="eastAsia"/>
          <w:sz w:val="24"/>
        </w:rPr>
        <w:t>——</w:t>
      </w:r>
      <w:r w:rsidRPr="00B811E0">
        <w:rPr>
          <w:rFonts w:hint="eastAsia"/>
          <w:sz w:val="24"/>
        </w:rPr>
        <w:t xml:space="preserve"> </w:t>
      </w:r>
      <w:r w:rsidRPr="00B811E0">
        <w:rPr>
          <w:rFonts w:hint="eastAsia"/>
          <w:sz w:val="24"/>
        </w:rPr>
        <w:t>频响曲线矫正校准软件</w:t>
      </w:r>
    </w:p>
    <w:p w14:paraId="2576DCED" w14:textId="77777777" w:rsidR="004437CD" w:rsidRDefault="00B811E0" w:rsidP="00B811E0">
      <w:pPr>
        <w:spacing w:line="360" w:lineRule="auto"/>
        <w:ind w:firstLineChars="200" w:firstLine="480"/>
        <w:rPr>
          <w:ins w:id="833" w:author="PhD - Gao Jie" w:date="2020-01-24T14:28:00Z"/>
          <w:sz w:val="24"/>
        </w:rPr>
      </w:pPr>
      <w:r w:rsidRPr="00B811E0">
        <w:rPr>
          <w:rFonts w:hint="eastAsia"/>
          <w:sz w:val="24"/>
        </w:rPr>
        <w:t>修正耳机的频率响应对效果产生的影响</w:t>
      </w:r>
    </w:p>
    <w:p w14:paraId="5C0645D0" w14:textId="77777777" w:rsidR="007C7021" w:rsidRPr="00B811E0" w:rsidRDefault="007C7021" w:rsidP="007C7021">
      <w:pPr>
        <w:spacing w:line="360" w:lineRule="auto"/>
        <w:rPr>
          <w:rFonts w:hint="eastAsia"/>
          <w:sz w:val="24"/>
        </w:rPr>
        <w:pPrChange w:id="834" w:author="PhD - Gao Jie" w:date="2020-01-24T14:28:00Z">
          <w:pPr>
            <w:spacing w:line="360" w:lineRule="auto"/>
            <w:ind w:firstLineChars="200" w:firstLine="420"/>
          </w:pPr>
        </w:pPrChange>
      </w:pPr>
      <w:ins w:id="835" w:author="PhD - Gao Jie" w:date="2020-01-24T14:28:00Z">
        <w:r w:rsidRPr="00A50766">
          <w:rPr>
            <w:rFonts w:hint="eastAsia"/>
          </w:rPr>
          <w:t>对照法、多因素分析法、主观评价实验</w:t>
        </w:r>
      </w:ins>
    </w:p>
    <w:p w14:paraId="77B134F8" w14:textId="77777777" w:rsidR="004437CD" w:rsidRDefault="00A50766" w:rsidP="00A50766">
      <w:pPr>
        <w:pStyle w:val="Heading2"/>
        <w:keepLines/>
        <w:numPr>
          <w:ilvl w:val="1"/>
          <w:numId w:val="8"/>
        </w:numPr>
        <w:spacing w:before="260" w:after="260" w:line="416" w:lineRule="auto"/>
        <w:rPr>
          <w:rFonts w:hint="eastAsia"/>
          <w:sz w:val="32"/>
          <w:szCs w:val="32"/>
        </w:rPr>
      </w:pPr>
      <w:bookmarkStart w:id="836" w:name="_Toc30767895"/>
      <w:r w:rsidRPr="00A50766">
        <w:rPr>
          <w:rFonts w:hint="eastAsia"/>
          <w:sz w:val="32"/>
          <w:szCs w:val="32"/>
        </w:rPr>
        <w:t>客观测量实验（客观分析）</w:t>
      </w:r>
      <w:bookmarkEnd w:id="836"/>
    </w:p>
    <w:p w14:paraId="644A0A53" w14:textId="77777777" w:rsidR="00B811E0" w:rsidRDefault="00B811E0" w:rsidP="00B811E0">
      <w:pPr>
        <w:pStyle w:val="3"/>
        <w:numPr>
          <w:ilvl w:val="2"/>
          <w:numId w:val="8"/>
        </w:numPr>
        <w:rPr>
          <w:rFonts w:ascii="SimHei" w:eastAsia="SimHei"/>
          <w:b w:val="0"/>
        </w:rPr>
      </w:pPr>
      <w:bookmarkStart w:id="837" w:name="_Toc30767896"/>
      <w:r>
        <w:rPr>
          <w:rFonts w:ascii="SimHei" w:eastAsia="SimHei" w:hint="eastAsia"/>
          <w:b w:val="0"/>
        </w:rPr>
        <w:t>实验目的</w:t>
      </w:r>
      <w:bookmarkEnd w:id="837"/>
    </w:p>
    <w:p w14:paraId="077AF24A" w14:textId="77777777" w:rsidR="008D12BB" w:rsidRPr="008D12BB" w:rsidRDefault="008D12BB" w:rsidP="008D12BB">
      <w:pPr>
        <w:spacing w:line="360" w:lineRule="auto"/>
        <w:ind w:firstLineChars="200" w:firstLine="480"/>
        <w:rPr>
          <w:rFonts w:hint="eastAsia"/>
          <w:sz w:val="24"/>
        </w:rPr>
      </w:pPr>
      <w:r w:rsidRPr="008D12BB">
        <w:rPr>
          <w:rFonts w:hint="eastAsia"/>
          <w:sz w:val="24"/>
        </w:rPr>
        <w:t>验证对于虚拟现实开发者来说，使用本系统进行声音真实模拟的帮助。</w:t>
      </w:r>
    </w:p>
    <w:p w14:paraId="12ADB616" w14:textId="77777777" w:rsidR="00B811E0" w:rsidRDefault="00B811E0" w:rsidP="00B811E0">
      <w:pPr>
        <w:pStyle w:val="3"/>
        <w:numPr>
          <w:ilvl w:val="2"/>
          <w:numId w:val="8"/>
        </w:numPr>
        <w:rPr>
          <w:rFonts w:ascii="SimHei" w:eastAsia="SimHei"/>
          <w:b w:val="0"/>
        </w:rPr>
      </w:pPr>
      <w:bookmarkStart w:id="838" w:name="_Toc30767897"/>
      <w:r>
        <w:rPr>
          <w:rFonts w:ascii="SimHei" w:eastAsia="SimHei" w:hint="eastAsia"/>
          <w:b w:val="0"/>
        </w:rPr>
        <w:t>实验方法</w:t>
      </w:r>
      <w:bookmarkEnd w:id="838"/>
    </w:p>
    <w:p w14:paraId="2D2F1C1F" w14:textId="77777777" w:rsidR="008D12BB" w:rsidRPr="008D12BB" w:rsidRDefault="008D12BB" w:rsidP="008D12BB">
      <w:pPr>
        <w:spacing w:line="360" w:lineRule="auto"/>
        <w:ind w:firstLineChars="200" w:firstLine="480"/>
        <w:rPr>
          <w:rFonts w:hint="eastAsia"/>
          <w:sz w:val="24"/>
        </w:rPr>
      </w:pPr>
      <w:r w:rsidRPr="008D12BB">
        <w:rPr>
          <w:rFonts w:hint="eastAsia"/>
          <w:sz w:val="24"/>
        </w:rPr>
        <w:t>设计任务：</w:t>
      </w:r>
    </w:p>
    <w:p w14:paraId="03569899" w14:textId="77777777" w:rsidR="008D12BB" w:rsidRPr="008D12BB" w:rsidRDefault="008D12BB" w:rsidP="008D12BB">
      <w:pPr>
        <w:spacing w:line="360" w:lineRule="auto"/>
        <w:ind w:firstLineChars="200" w:firstLine="480"/>
        <w:rPr>
          <w:rFonts w:hint="eastAsia"/>
          <w:sz w:val="24"/>
        </w:rPr>
      </w:pPr>
      <w:r w:rsidRPr="008D12BB">
        <w:rPr>
          <w:rFonts w:hint="eastAsia"/>
          <w:sz w:val="24"/>
        </w:rPr>
        <w:t>让被试在</w:t>
      </w:r>
      <w:r w:rsidRPr="008D12BB">
        <w:rPr>
          <w:rFonts w:hint="eastAsia"/>
          <w:sz w:val="24"/>
        </w:rPr>
        <w:t>5</w:t>
      </w:r>
      <w:r w:rsidRPr="008D12BB">
        <w:rPr>
          <w:rFonts w:hint="eastAsia"/>
          <w:sz w:val="24"/>
        </w:rPr>
        <w:t>分钟之内，使用原本未引入空气各参数的实现方法中，调整给定温度、湿度（分别给定高温高湿</w:t>
      </w:r>
      <w:r w:rsidRPr="008D12BB">
        <w:rPr>
          <w:rFonts w:hint="eastAsia"/>
          <w:sz w:val="24"/>
        </w:rPr>
        <w:t>/</w:t>
      </w:r>
      <w:r w:rsidRPr="008D12BB">
        <w:rPr>
          <w:rFonts w:hint="eastAsia"/>
          <w:sz w:val="24"/>
        </w:rPr>
        <w:t>高温低湿</w:t>
      </w:r>
      <w:r w:rsidRPr="008D12BB">
        <w:rPr>
          <w:rFonts w:hint="eastAsia"/>
          <w:sz w:val="24"/>
        </w:rPr>
        <w:t>/</w:t>
      </w:r>
      <w:r w:rsidRPr="008D12BB">
        <w:rPr>
          <w:rFonts w:hint="eastAsia"/>
          <w:sz w:val="24"/>
        </w:rPr>
        <w:t>低温高湿</w:t>
      </w:r>
      <w:r w:rsidRPr="008D12BB">
        <w:rPr>
          <w:rFonts w:hint="eastAsia"/>
          <w:sz w:val="24"/>
        </w:rPr>
        <w:t>/</w:t>
      </w:r>
      <w:r w:rsidRPr="008D12BB">
        <w:rPr>
          <w:rFonts w:hint="eastAsia"/>
          <w:sz w:val="24"/>
        </w:rPr>
        <w:t>低温低湿）下，空气对于各频段的衰减系数，利用方差进行结果的分析计算，得出设计师设计的值与公式计算结果的偏差程度。</w:t>
      </w:r>
    </w:p>
    <w:p w14:paraId="2C28D610" w14:textId="77777777" w:rsidR="00B811E0" w:rsidRDefault="00B811E0" w:rsidP="00B811E0">
      <w:pPr>
        <w:pStyle w:val="3"/>
        <w:numPr>
          <w:ilvl w:val="2"/>
          <w:numId w:val="8"/>
        </w:numPr>
        <w:rPr>
          <w:rFonts w:ascii="SimHei" w:eastAsia="SimHei"/>
          <w:b w:val="0"/>
        </w:rPr>
      </w:pPr>
      <w:bookmarkStart w:id="839" w:name="_Toc30767898"/>
      <w:r>
        <w:rPr>
          <w:rFonts w:ascii="SimHei" w:eastAsia="SimHei" w:hint="eastAsia"/>
          <w:b w:val="0"/>
        </w:rPr>
        <w:t>实验对象</w:t>
      </w:r>
      <w:bookmarkEnd w:id="839"/>
    </w:p>
    <w:p w14:paraId="35A8EB4C" w14:textId="77777777" w:rsidR="008D12BB" w:rsidRPr="008D12BB" w:rsidRDefault="008D12BB" w:rsidP="008D12BB">
      <w:pPr>
        <w:spacing w:line="360" w:lineRule="auto"/>
        <w:ind w:firstLineChars="200" w:firstLine="480"/>
        <w:rPr>
          <w:rFonts w:hint="eastAsia"/>
          <w:sz w:val="24"/>
        </w:rPr>
      </w:pPr>
      <w:r w:rsidRPr="008D12BB">
        <w:rPr>
          <w:rFonts w:hint="eastAsia"/>
          <w:sz w:val="24"/>
        </w:rPr>
        <w:t>采用对照法，实验对象分别选取有声音设计经验的开发者以及没有声音设计经验的普通开发者。</w:t>
      </w:r>
    </w:p>
    <w:p w14:paraId="2C578107" w14:textId="77777777" w:rsidR="00B811E0" w:rsidRDefault="00B811E0" w:rsidP="00B811E0">
      <w:pPr>
        <w:pStyle w:val="3"/>
        <w:numPr>
          <w:ilvl w:val="2"/>
          <w:numId w:val="8"/>
        </w:numPr>
        <w:rPr>
          <w:rFonts w:ascii="SimHei" w:eastAsia="SimHei" w:hint="eastAsia"/>
          <w:b w:val="0"/>
        </w:rPr>
      </w:pPr>
      <w:bookmarkStart w:id="840" w:name="_Toc30767899"/>
      <w:r>
        <w:rPr>
          <w:rFonts w:ascii="SimHei" w:eastAsia="SimHei" w:hint="eastAsia"/>
          <w:b w:val="0"/>
        </w:rPr>
        <w:t>实验结果分析</w:t>
      </w:r>
      <w:bookmarkEnd w:id="840"/>
    </w:p>
    <w:p w14:paraId="33FDA8C9" w14:textId="77777777" w:rsidR="004437CD" w:rsidRDefault="004437CD">
      <w:pPr>
        <w:spacing w:line="360" w:lineRule="auto"/>
        <w:ind w:firstLineChars="200" w:firstLine="480"/>
        <w:rPr>
          <w:rFonts w:hint="eastAsia"/>
          <w:sz w:val="24"/>
        </w:rPr>
      </w:pPr>
    </w:p>
    <w:p w14:paraId="2540E630" w14:textId="77777777" w:rsidR="004437CD" w:rsidRDefault="00A50766" w:rsidP="00A50766">
      <w:pPr>
        <w:pStyle w:val="Heading2"/>
        <w:keepLines/>
        <w:numPr>
          <w:ilvl w:val="1"/>
          <w:numId w:val="8"/>
        </w:numPr>
        <w:spacing w:before="260" w:after="260" w:line="416" w:lineRule="auto"/>
        <w:rPr>
          <w:rFonts w:hint="eastAsia"/>
          <w:sz w:val="32"/>
          <w:szCs w:val="32"/>
        </w:rPr>
      </w:pPr>
      <w:bookmarkStart w:id="841" w:name="_Toc30767900"/>
      <w:r w:rsidRPr="00A50766">
        <w:rPr>
          <w:rFonts w:hint="eastAsia"/>
          <w:sz w:val="32"/>
          <w:szCs w:val="32"/>
        </w:rPr>
        <w:lastRenderedPageBreak/>
        <w:t>主观评价实验（主观评价）</w:t>
      </w:r>
      <w:bookmarkEnd w:id="841"/>
    </w:p>
    <w:p w14:paraId="45CB77A2" w14:textId="77777777" w:rsidR="00B811E0" w:rsidRDefault="00B811E0" w:rsidP="00B811E0">
      <w:pPr>
        <w:pStyle w:val="3"/>
        <w:numPr>
          <w:ilvl w:val="2"/>
          <w:numId w:val="8"/>
        </w:numPr>
        <w:rPr>
          <w:rFonts w:ascii="SimHei" w:eastAsia="SimHei"/>
          <w:b w:val="0"/>
        </w:rPr>
      </w:pPr>
      <w:bookmarkStart w:id="842" w:name="_Toc30767901"/>
      <w:r>
        <w:rPr>
          <w:rFonts w:ascii="SimHei" w:eastAsia="SimHei" w:hint="eastAsia"/>
          <w:b w:val="0"/>
        </w:rPr>
        <w:t>实验目的</w:t>
      </w:r>
      <w:bookmarkEnd w:id="842"/>
    </w:p>
    <w:p w14:paraId="29B96489" w14:textId="77777777" w:rsidR="008D12BB" w:rsidRPr="008D12BB" w:rsidRDefault="008D12BB" w:rsidP="008D12BB">
      <w:pPr>
        <w:spacing w:line="360" w:lineRule="auto"/>
        <w:ind w:firstLineChars="200" w:firstLine="480"/>
        <w:rPr>
          <w:rFonts w:hint="eastAsia"/>
          <w:sz w:val="24"/>
        </w:rPr>
      </w:pPr>
      <w:r w:rsidRPr="008D12BB">
        <w:rPr>
          <w:rFonts w:hint="eastAsia"/>
          <w:sz w:val="24"/>
        </w:rPr>
        <w:t>验证对于虚拟现实用户来说，本系统最终声音模拟的效果。</w:t>
      </w:r>
    </w:p>
    <w:p w14:paraId="485297B6" w14:textId="77777777" w:rsidR="00B811E0" w:rsidRDefault="00B811E0" w:rsidP="00B811E0">
      <w:pPr>
        <w:pStyle w:val="3"/>
        <w:numPr>
          <w:ilvl w:val="2"/>
          <w:numId w:val="8"/>
        </w:numPr>
        <w:rPr>
          <w:rFonts w:ascii="SimHei" w:eastAsia="SimHei"/>
          <w:b w:val="0"/>
        </w:rPr>
      </w:pPr>
      <w:bookmarkStart w:id="843" w:name="_Toc30767902"/>
      <w:r>
        <w:rPr>
          <w:rFonts w:ascii="SimHei" w:eastAsia="SimHei" w:hint="eastAsia"/>
          <w:b w:val="0"/>
        </w:rPr>
        <w:t>实验方法</w:t>
      </w:r>
      <w:bookmarkEnd w:id="843"/>
    </w:p>
    <w:p w14:paraId="239306F2" w14:textId="77777777" w:rsidR="008D12BB" w:rsidRPr="008D12BB" w:rsidRDefault="008D12BB" w:rsidP="008D12BB">
      <w:pPr>
        <w:spacing w:line="360" w:lineRule="auto"/>
        <w:ind w:firstLineChars="200" w:firstLine="480"/>
        <w:rPr>
          <w:rFonts w:hint="eastAsia"/>
          <w:sz w:val="24"/>
        </w:rPr>
      </w:pPr>
      <w:r w:rsidRPr="008D12BB">
        <w:rPr>
          <w:rFonts w:hint="eastAsia"/>
          <w:sz w:val="24"/>
        </w:rPr>
        <w:t>成对比较法：</w:t>
      </w:r>
    </w:p>
    <w:p w14:paraId="5A7E45FB" w14:textId="77777777" w:rsidR="008D12BB" w:rsidRPr="008D12BB" w:rsidRDefault="008D12BB" w:rsidP="008D12BB">
      <w:pPr>
        <w:spacing w:line="360" w:lineRule="auto"/>
        <w:ind w:firstLineChars="200" w:firstLine="480"/>
        <w:rPr>
          <w:rFonts w:hint="eastAsia"/>
          <w:sz w:val="24"/>
        </w:rPr>
      </w:pPr>
      <w:r w:rsidRPr="008D12BB">
        <w:rPr>
          <w:rFonts w:hint="eastAsia"/>
          <w:sz w:val="24"/>
        </w:rPr>
        <w:t>针对相同虚拟场景，采用方案一中不同开发者模拟效果作为效果</w:t>
      </w:r>
      <w:r w:rsidRPr="008D12BB">
        <w:rPr>
          <w:rFonts w:hint="eastAsia"/>
          <w:sz w:val="24"/>
        </w:rPr>
        <w:t>A</w:t>
      </w:r>
      <w:r w:rsidRPr="008D12BB">
        <w:rPr>
          <w:rFonts w:hint="eastAsia"/>
          <w:sz w:val="24"/>
        </w:rPr>
        <w:t>，然后再采用本系统改进过之后的方案，做一套效果</w:t>
      </w:r>
      <w:r w:rsidRPr="008D12BB">
        <w:rPr>
          <w:rFonts w:hint="eastAsia"/>
          <w:sz w:val="24"/>
        </w:rPr>
        <w:t>B</w:t>
      </w:r>
      <w:r w:rsidRPr="008D12BB">
        <w:rPr>
          <w:rFonts w:hint="eastAsia"/>
          <w:sz w:val="24"/>
        </w:rPr>
        <w:t>，这两种不同效果为一对。针对高温高湿</w:t>
      </w:r>
      <w:r w:rsidRPr="008D12BB">
        <w:rPr>
          <w:rFonts w:hint="eastAsia"/>
          <w:sz w:val="24"/>
        </w:rPr>
        <w:t>/</w:t>
      </w:r>
      <w:r w:rsidRPr="008D12BB">
        <w:rPr>
          <w:rFonts w:hint="eastAsia"/>
          <w:sz w:val="24"/>
        </w:rPr>
        <w:t>高温低湿</w:t>
      </w:r>
      <w:r w:rsidRPr="008D12BB">
        <w:rPr>
          <w:rFonts w:hint="eastAsia"/>
          <w:sz w:val="24"/>
        </w:rPr>
        <w:t>/</w:t>
      </w:r>
      <w:r w:rsidRPr="008D12BB">
        <w:rPr>
          <w:rFonts w:hint="eastAsia"/>
          <w:sz w:val="24"/>
        </w:rPr>
        <w:t>低温高湿</w:t>
      </w:r>
      <w:r w:rsidRPr="008D12BB">
        <w:rPr>
          <w:rFonts w:hint="eastAsia"/>
          <w:sz w:val="24"/>
        </w:rPr>
        <w:t>/</w:t>
      </w:r>
      <w:r w:rsidRPr="008D12BB">
        <w:rPr>
          <w:rFonts w:hint="eastAsia"/>
          <w:sz w:val="24"/>
        </w:rPr>
        <w:t>低温高湿，这</w:t>
      </w:r>
      <w:r w:rsidRPr="008D12BB">
        <w:rPr>
          <w:rFonts w:hint="eastAsia"/>
          <w:sz w:val="24"/>
        </w:rPr>
        <w:t>4</w:t>
      </w:r>
      <w:r w:rsidRPr="008D12BB">
        <w:rPr>
          <w:rFonts w:hint="eastAsia"/>
          <w:sz w:val="24"/>
        </w:rPr>
        <w:t>种情况，分别做</w:t>
      </w:r>
      <w:r w:rsidRPr="008D12BB">
        <w:rPr>
          <w:rFonts w:hint="eastAsia"/>
          <w:sz w:val="24"/>
        </w:rPr>
        <w:t>4</w:t>
      </w:r>
      <w:r w:rsidRPr="008D12BB">
        <w:rPr>
          <w:rFonts w:hint="eastAsia"/>
          <w:sz w:val="24"/>
        </w:rPr>
        <w:t>对效果。</w:t>
      </w:r>
    </w:p>
    <w:p w14:paraId="394FA6BE" w14:textId="77777777" w:rsidR="00B811E0" w:rsidRDefault="00B811E0" w:rsidP="00B811E0">
      <w:pPr>
        <w:pStyle w:val="3"/>
        <w:numPr>
          <w:ilvl w:val="2"/>
          <w:numId w:val="8"/>
        </w:numPr>
        <w:rPr>
          <w:rFonts w:ascii="SimHei" w:eastAsia="SimHei"/>
          <w:b w:val="0"/>
        </w:rPr>
      </w:pPr>
      <w:bookmarkStart w:id="844" w:name="_Toc30767903"/>
      <w:r>
        <w:rPr>
          <w:rFonts w:ascii="SimHei" w:eastAsia="SimHei" w:hint="eastAsia"/>
          <w:b w:val="0"/>
        </w:rPr>
        <w:t>实验对象</w:t>
      </w:r>
      <w:bookmarkEnd w:id="844"/>
    </w:p>
    <w:p w14:paraId="3FBCAAD4" w14:textId="77777777" w:rsidR="008D12BB" w:rsidRPr="008D12BB" w:rsidRDefault="008D12BB" w:rsidP="008D12BB">
      <w:pPr>
        <w:spacing w:line="360" w:lineRule="auto"/>
        <w:ind w:firstLineChars="200" w:firstLine="480"/>
        <w:rPr>
          <w:sz w:val="24"/>
        </w:rPr>
      </w:pPr>
      <w:r w:rsidRPr="008D12BB">
        <w:rPr>
          <w:rFonts w:hint="eastAsia"/>
          <w:sz w:val="24"/>
        </w:rPr>
        <w:t>采用对照法：</w:t>
      </w:r>
    </w:p>
    <w:p w14:paraId="43F25EC2" w14:textId="77777777" w:rsidR="008D12BB" w:rsidRPr="008D12BB" w:rsidRDefault="008D12BB" w:rsidP="008D12BB">
      <w:pPr>
        <w:spacing w:line="360" w:lineRule="auto"/>
        <w:ind w:firstLineChars="200" w:firstLine="480"/>
        <w:rPr>
          <w:rFonts w:hint="eastAsia"/>
          <w:sz w:val="24"/>
        </w:rPr>
      </w:pPr>
      <w:r w:rsidRPr="008D12BB">
        <w:rPr>
          <w:rFonts w:hint="eastAsia"/>
          <w:sz w:val="24"/>
        </w:rPr>
        <w:t>实验对象分别选取有声音设计经验的用户以及没有声音设计经验的普通用户。</w:t>
      </w:r>
    </w:p>
    <w:p w14:paraId="442A06DA" w14:textId="77777777" w:rsidR="004437CD" w:rsidRPr="00B811E0" w:rsidRDefault="00B811E0" w:rsidP="00B811E0">
      <w:pPr>
        <w:pStyle w:val="3"/>
        <w:numPr>
          <w:ilvl w:val="2"/>
          <w:numId w:val="8"/>
        </w:numPr>
        <w:rPr>
          <w:rFonts w:ascii="SimHei" w:eastAsia="SimHei" w:hint="eastAsia"/>
          <w:b w:val="0"/>
        </w:rPr>
      </w:pPr>
      <w:bookmarkStart w:id="845" w:name="_Toc30767904"/>
      <w:r>
        <w:rPr>
          <w:rFonts w:ascii="SimHei" w:eastAsia="SimHei" w:hint="eastAsia"/>
          <w:b w:val="0"/>
        </w:rPr>
        <w:t>实验结果分析</w:t>
      </w:r>
      <w:bookmarkEnd w:id="845"/>
    </w:p>
    <w:p w14:paraId="1B55B2E3" w14:textId="77777777" w:rsidR="004437CD" w:rsidRDefault="004437CD">
      <w:pPr>
        <w:pStyle w:val="1"/>
        <w:rPr>
          <w:rFonts w:hint="eastAsia"/>
        </w:rPr>
      </w:pPr>
      <w:r>
        <w:rPr>
          <w:sz w:val="24"/>
        </w:rPr>
        <w:br w:type="page"/>
      </w:r>
      <w:bookmarkStart w:id="846" w:name="_Toc60499561"/>
      <w:bookmarkStart w:id="847" w:name="_Toc30767905"/>
      <w:r>
        <w:rPr>
          <w:rFonts w:hint="eastAsia"/>
        </w:rPr>
        <w:lastRenderedPageBreak/>
        <w:t xml:space="preserve">第五章  </w:t>
      </w:r>
      <w:bookmarkEnd w:id="846"/>
      <w:r w:rsidR="00B811E0">
        <w:rPr>
          <w:rFonts w:hint="eastAsia"/>
        </w:rPr>
        <w:t>总结与展望</w:t>
      </w:r>
      <w:bookmarkEnd w:id="847"/>
    </w:p>
    <w:p w14:paraId="41BC7233" w14:textId="77777777" w:rsidR="004437CD" w:rsidRDefault="00B811E0">
      <w:pPr>
        <w:pStyle w:val="Heading2"/>
        <w:keepLines/>
        <w:numPr>
          <w:ilvl w:val="1"/>
          <w:numId w:val="9"/>
        </w:numPr>
        <w:spacing w:before="260" w:after="260" w:line="416" w:lineRule="auto"/>
        <w:rPr>
          <w:rFonts w:hint="eastAsia"/>
          <w:sz w:val="32"/>
          <w:szCs w:val="32"/>
        </w:rPr>
      </w:pPr>
      <w:bookmarkStart w:id="848" w:name="_Toc30767906"/>
      <w:r>
        <w:rPr>
          <w:rFonts w:hint="eastAsia"/>
          <w:sz w:val="32"/>
          <w:szCs w:val="32"/>
        </w:rPr>
        <w:t>研究总结</w:t>
      </w:r>
      <w:bookmarkEnd w:id="848"/>
    </w:p>
    <w:p w14:paraId="7575F028" w14:textId="77777777" w:rsidR="008D12BB" w:rsidRPr="008D12BB" w:rsidRDefault="008D12BB" w:rsidP="008D12BB">
      <w:pPr>
        <w:spacing w:line="360" w:lineRule="auto"/>
        <w:ind w:firstLineChars="200" w:firstLine="480"/>
        <w:rPr>
          <w:rFonts w:hint="eastAsia"/>
          <w:sz w:val="24"/>
        </w:rPr>
      </w:pPr>
      <w:r w:rsidRPr="008D12BB">
        <w:rPr>
          <w:rFonts w:hint="eastAsia"/>
          <w:sz w:val="24"/>
        </w:rPr>
        <w:t>首先是通过接触有声音设计经验的开发者，得出的结论是设计师们在进行声音设计时原本也并不会考虑空气的环境因素的确切影响，只是凭主观听感根据自身经验设置一个均衡器参数，因此将环境因素引入考虑的想法也为开发者们对虚拟现实声音相关的设计开辟了思路。</w:t>
      </w:r>
    </w:p>
    <w:p w14:paraId="488B225F" w14:textId="77777777" w:rsidR="008D12BB" w:rsidRPr="008D12BB" w:rsidRDefault="008D12BB" w:rsidP="008D12BB">
      <w:pPr>
        <w:spacing w:line="360" w:lineRule="auto"/>
        <w:ind w:firstLineChars="200" w:firstLine="480"/>
        <w:rPr>
          <w:rFonts w:hint="eastAsia"/>
          <w:sz w:val="24"/>
        </w:rPr>
      </w:pPr>
      <w:r w:rsidRPr="008D12BB">
        <w:rPr>
          <w:rFonts w:hint="eastAsia"/>
          <w:sz w:val="24"/>
        </w:rPr>
        <w:t>第二，引入的影响因素的科学计算结果，对于虚拟现实开发者来说，尤其是没有声音设计经验的开发者来说有切实帮助。</w:t>
      </w:r>
    </w:p>
    <w:p w14:paraId="1CB26976" w14:textId="77777777" w:rsidR="004437CD" w:rsidRDefault="008D12BB" w:rsidP="008D12BB">
      <w:pPr>
        <w:spacing w:line="360" w:lineRule="auto"/>
        <w:ind w:firstLineChars="200" w:firstLine="480"/>
        <w:rPr>
          <w:rFonts w:hint="eastAsia"/>
          <w:sz w:val="24"/>
        </w:rPr>
      </w:pPr>
      <w:r w:rsidRPr="008D12BB">
        <w:rPr>
          <w:rFonts w:hint="eastAsia"/>
          <w:sz w:val="24"/>
        </w:rPr>
        <w:t>最后是根据实验二的多因素分析法进行具体影响因素对效果产生的具体影响分析。</w:t>
      </w:r>
    </w:p>
    <w:p w14:paraId="03848A45" w14:textId="77777777" w:rsidR="004437CD" w:rsidRDefault="00B811E0">
      <w:pPr>
        <w:pStyle w:val="Heading2"/>
        <w:keepLines/>
        <w:numPr>
          <w:ilvl w:val="1"/>
          <w:numId w:val="9"/>
        </w:numPr>
        <w:spacing w:before="260" w:after="260" w:line="416" w:lineRule="auto"/>
        <w:rPr>
          <w:rFonts w:ascii="SimSun" w:hAnsi="SimSun" w:hint="eastAsia"/>
          <w:sz w:val="32"/>
          <w:szCs w:val="32"/>
        </w:rPr>
      </w:pPr>
      <w:bookmarkStart w:id="849" w:name="_Toc30767907"/>
      <w:r>
        <w:rPr>
          <w:rFonts w:ascii="SimSun" w:hAnsi="SimSun" w:hint="eastAsia"/>
          <w:sz w:val="32"/>
          <w:szCs w:val="32"/>
        </w:rPr>
        <w:t>展望未来</w:t>
      </w:r>
      <w:bookmarkEnd w:id="849"/>
    </w:p>
    <w:p w14:paraId="0EB9279A" w14:textId="77777777" w:rsidR="008D12BB" w:rsidRPr="008D12BB" w:rsidRDefault="008D12BB" w:rsidP="008D12BB">
      <w:pPr>
        <w:spacing w:line="360" w:lineRule="auto"/>
        <w:ind w:firstLineChars="200" w:firstLine="480"/>
        <w:rPr>
          <w:sz w:val="24"/>
        </w:rPr>
      </w:pPr>
      <w:r w:rsidRPr="008D12BB">
        <w:rPr>
          <w:rFonts w:hint="eastAsia"/>
          <w:sz w:val="24"/>
        </w:rPr>
        <w:t>目前可听化技术的局限在于没有考虑声波的相位，而房间声学会因为声波这一特性产生各种影响，例如在特定位置相位之间的叠加，抵消、驻波等等。</w:t>
      </w:r>
    </w:p>
    <w:p w14:paraId="7030EAB3" w14:textId="77777777" w:rsidR="008D12BB" w:rsidRPr="008D12BB" w:rsidRDefault="008D12BB" w:rsidP="008D12BB">
      <w:pPr>
        <w:spacing w:line="360" w:lineRule="auto"/>
        <w:ind w:firstLineChars="200" w:firstLine="480"/>
        <w:rPr>
          <w:sz w:val="24"/>
        </w:rPr>
      </w:pPr>
      <w:r w:rsidRPr="008D12BB">
        <w:rPr>
          <w:rFonts w:hint="eastAsia"/>
          <w:sz w:val="24"/>
        </w:rPr>
        <w:t>本系统气体相关的计算只考虑了空气这一介质，但虚拟现实世界中因为气体中各部分含量不同可能会产生更多种情况。</w:t>
      </w:r>
    </w:p>
    <w:p w14:paraId="1FA8D83B" w14:textId="77777777" w:rsidR="008D12BB" w:rsidRPr="008D12BB" w:rsidRDefault="008D12BB" w:rsidP="008D12BB">
      <w:pPr>
        <w:spacing w:line="360" w:lineRule="auto"/>
        <w:ind w:firstLineChars="200" w:firstLine="480"/>
        <w:rPr>
          <w:sz w:val="24"/>
        </w:rPr>
      </w:pPr>
      <w:r w:rsidRPr="008D12BB">
        <w:rPr>
          <w:rFonts w:hint="eastAsia"/>
          <w:sz w:val="24"/>
        </w:rPr>
        <w:t>材料的声学属性与温度、湿度的变化关系未来也可以考虑加进去。</w:t>
      </w:r>
    </w:p>
    <w:p w14:paraId="2B7C0502" w14:textId="77777777" w:rsidR="008D12BB" w:rsidRPr="008D12BB" w:rsidRDefault="008D12BB" w:rsidP="008D12BB">
      <w:pPr>
        <w:spacing w:line="360" w:lineRule="auto"/>
        <w:ind w:firstLineChars="200" w:firstLine="480"/>
        <w:rPr>
          <w:sz w:val="24"/>
        </w:rPr>
      </w:pPr>
      <w:r w:rsidRPr="008D12BB">
        <w:rPr>
          <w:rFonts w:hint="eastAsia"/>
          <w:sz w:val="24"/>
        </w:rPr>
        <w:t>未来随着计算机性能的提升，后期混响部分也同样可能运用射线追踪法，甚至可以将数值声学模型进行应用于虚拟现实开发。</w:t>
      </w:r>
    </w:p>
    <w:p w14:paraId="4FD8F2B2" w14:textId="77777777" w:rsidR="008D12BB" w:rsidRPr="008D12BB" w:rsidRDefault="008D12BB" w:rsidP="008D12BB">
      <w:pPr>
        <w:spacing w:line="360" w:lineRule="auto"/>
        <w:ind w:firstLineChars="200" w:firstLine="480"/>
        <w:rPr>
          <w:rFonts w:hint="eastAsia"/>
          <w:sz w:val="24"/>
        </w:rPr>
      </w:pPr>
      <w:r w:rsidRPr="008D12BB">
        <w:rPr>
          <w:rFonts w:hint="eastAsia"/>
          <w:sz w:val="24"/>
        </w:rPr>
        <w:t>可以在系统中加入</w:t>
      </w:r>
      <w:r w:rsidRPr="008D12BB">
        <w:rPr>
          <w:rFonts w:hint="eastAsia"/>
          <w:sz w:val="24"/>
        </w:rPr>
        <w:t>Ambisonic</w:t>
      </w:r>
      <w:r w:rsidRPr="008D12BB">
        <w:rPr>
          <w:rFonts w:hint="eastAsia"/>
          <w:sz w:val="24"/>
        </w:rPr>
        <w:t>的编解码，将输出制式除了环绕双耳声之外进行拓展。</w:t>
      </w:r>
    </w:p>
    <w:p w14:paraId="50E36FC1" w14:textId="77777777" w:rsidR="004437CD" w:rsidRDefault="004437CD" w:rsidP="00B811E0">
      <w:pPr>
        <w:spacing w:line="360" w:lineRule="auto"/>
        <w:rPr>
          <w:rFonts w:hint="eastAsia"/>
          <w:sz w:val="24"/>
        </w:rPr>
      </w:pPr>
    </w:p>
    <w:p w14:paraId="404317D4" w14:textId="77777777" w:rsidR="004437CD" w:rsidRDefault="004437CD">
      <w:pPr>
        <w:spacing w:line="360" w:lineRule="auto"/>
        <w:jc w:val="center"/>
        <w:rPr>
          <w:rFonts w:ascii="SimHei" w:eastAsia="SimHei" w:hint="eastAsia"/>
          <w:sz w:val="32"/>
          <w:szCs w:val="32"/>
        </w:rPr>
      </w:pPr>
      <w:r>
        <w:rPr>
          <w:sz w:val="24"/>
        </w:rPr>
        <w:br w:type="page"/>
      </w:r>
      <w:bookmarkStart w:id="850" w:name="_Toc60499587"/>
      <w:r>
        <w:rPr>
          <w:rFonts w:ascii="SimHei" w:eastAsia="SimHei" w:hint="eastAsia"/>
          <w:sz w:val="32"/>
          <w:szCs w:val="32"/>
        </w:rPr>
        <w:lastRenderedPageBreak/>
        <w:t>参考文献</w:t>
      </w:r>
      <w:bookmarkEnd w:id="850"/>
    </w:p>
    <w:p w14:paraId="68F5FC40" w14:textId="77777777" w:rsidR="004437CD" w:rsidRDefault="004437CD">
      <w:pPr>
        <w:numPr>
          <w:ilvl w:val="0"/>
          <w:numId w:val="12"/>
        </w:numPr>
        <w:spacing w:line="360" w:lineRule="auto"/>
        <w:rPr>
          <w:rFonts w:hint="eastAsia"/>
        </w:rPr>
      </w:pPr>
      <w:r>
        <w:t>Schmitz, B., Virtual Reality: On the Brink of Greatness [J]. Computer Aided Engineering, Vol. 12, No. 4, 1993, pp.26</w:t>
      </w:r>
      <w:r>
        <w:rPr>
          <w:rFonts w:hint="eastAsia"/>
        </w:rPr>
        <w:t>~</w:t>
      </w:r>
      <w:r>
        <w:t>32</w:t>
      </w:r>
    </w:p>
    <w:p w14:paraId="3FDB1418" w14:textId="77777777" w:rsidR="004437CD" w:rsidRDefault="004437CD">
      <w:pPr>
        <w:numPr>
          <w:ilvl w:val="0"/>
          <w:numId w:val="12"/>
        </w:numPr>
        <w:spacing w:line="360" w:lineRule="auto"/>
        <w:rPr>
          <w:rFonts w:hint="eastAsia"/>
        </w:rPr>
      </w:pPr>
      <w:r>
        <w:t>Jayaram, S., Connacher, H.I., and Lyons, K.W., Virtual Assembly Using Virtual Reality Techniques [J]. Computer Aided Design, Vol. 29, No. 8, 1997, pp. 575</w:t>
      </w:r>
      <w:r>
        <w:rPr>
          <w:rFonts w:hint="eastAsia"/>
        </w:rPr>
        <w:t>~</w:t>
      </w:r>
      <w:r>
        <w:t>584</w:t>
      </w:r>
    </w:p>
    <w:p w14:paraId="529EA553" w14:textId="77777777" w:rsidR="004437CD" w:rsidRDefault="004437CD">
      <w:pPr>
        <w:numPr>
          <w:ilvl w:val="0"/>
          <w:numId w:val="12"/>
        </w:numPr>
        <w:spacing w:line="360" w:lineRule="auto"/>
        <w:rPr>
          <w:rFonts w:hint="eastAsia"/>
        </w:rPr>
      </w:pPr>
      <w:r>
        <w:t>Jung, B., Hoffhenke, M., and Wachsmuth, I., Virtual Assembly With Construction Kits [M]. Proceedings of 1997 ASME Design Engineering Technical Conference, September 14-17, 1997, Sacramento, DETC97/DFM-4363</w:t>
      </w:r>
    </w:p>
    <w:p w14:paraId="2B393B5E" w14:textId="77777777" w:rsidR="004437CD" w:rsidRDefault="004437CD">
      <w:pPr>
        <w:numPr>
          <w:ilvl w:val="0"/>
          <w:numId w:val="12"/>
        </w:numPr>
        <w:rPr>
          <w:rFonts w:hint="eastAsia"/>
          <w:spacing w:val="8"/>
        </w:rPr>
      </w:pPr>
      <w:r>
        <w:rPr>
          <w:rFonts w:hint="eastAsia"/>
        </w:rPr>
        <w:t>张茂军</w:t>
      </w:r>
      <w:r>
        <w:t xml:space="preserve">. </w:t>
      </w:r>
      <w:r>
        <w:rPr>
          <w:rFonts w:hint="eastAsia"/>
        </w:rPr>
        <w:t>虚拟现实系统</w:t>
      </w:r>
      <w:r>
        <w:t xml:space="preserve">[M]. </w:t>
      </w:r>
      <w:r>
        <w:rPr>
          <w:rFonts w:hint="eastAsia"/>
        </w:rPr>
        <w:t>北京：科学出版社，</w:t>
      </w:r>
      <w:r>
        <w:t>2001.9</w:t>
      </w:r>
      <w:r>
        <w:rPr>
          <w:rFonts w:hint="eastAsia"/>
        </w:rPr>
        <w:t>：</w:t>
      </w:r>
      <w:r>
        <w:t>114-169</w:t>
      </w:r>
    </w:p>
    <w:p w14:paraId="4DA7534C" w14:textId="77777777" w:rsidR="004437CD" w:rsidRDefault="004437CD">
      <w:pPr>
        <w:spacing w:line="480" w:lineRule="auto"/>
        <w:rPr>
          <w:spacing w:val="8"/>
        </w:rPr>
      </w:pPr>
      <w:r>
        <w:rPr>
          <w:rFonts w:hint="eastAsia"/>
          <w:spacing w:val="8"/>
        </w:rPr>
        <w:t>…</w:t>
      </w:r>
      <w:r>
        <w:rPr>
          <w:rFonts w:hint="eastAsia"/>
          <w:spacing w:val="8"/>
        </w:rPr>
        <w:t xml:space="preserve"> </w:t>
      </w:r>
      <w:r>
        <w:rPr>
          <w:rFonts w:hint="eastAsia"/>
          <w:spacing w:val="8"/>
        </w:rPr>
        <w:t>…</w:t>
      </w:r>
    </w:p>
    <w:p w14:paraId="273375C2" w14:textId="77777777" w:rsidR="004437CD" w:rsidRDefault="004437CD">
      <w:pPr>
        <w:jc w:val="center"/>
        <w:rPr>
          <w:rFonts w:ascii="SimHei" w:eastAsia="SimHei" w:hint="eastAsia"/>
          <w:spacing w:val="8"/>
          <w:sz w:val="32"/>
          <w:szCs w:val="32"/>
        </w:rPr>
      </w:pPr>
      <w:r>
        <w:rPr>
          <w:spacing w:val="8"/>
        </w:rPr>
        <w:br w:type="page"/>
      </w:r>
      <w:bookmarkStart w:id="851" w:name="_Toc60499588"/>
      <w:r>
        <w:rPr>
          <w:rFonts w:ascii="SimHei" w:eastAsia="SimHei" w:hint="eastAsia"/>
          <w:sz w:val="32"/>
          <w:szCs w:val="32"/>
        </w:rPr>
        <w:lastRenderedPageBreak/>
        <w:t>作者在攻读</w:t>
      </w:r>
      <w:r w:rsidR="00D61473">
        <w:rPr>
          <w:rFonts w:ascii="SimHei" w:eastAsia="SimHei" w:hint="eastAsia"/>
          <w:sz w:val="32"/>
          <w:szCs w:val="32"/>
        </w:rPr>
        <w:t>硕</w:t>
      </w:r>
      <w:r>
        <w:rPr>
          <w:rFonts w:ascii="SimHei" w:eastAsia="SimHei" w:hint="eastAsia"/>
          <w:sz w:val="32"/>
          <w:szCs w:val="32"/>
        </w:rPr>
        <w:t>士学位期间公开发表的论文</w:t>
      </w:r>
      <w:bookmarkEnd w:id="851"/>
    </w:p>
    <w:p w14:paraId="7C396392" w14:textId="77777777" w:rsidR="004437CD" w:rsidRDefault="004437CD" w:rsidP="00B811E0">
      <w:pPr>
        <w:spacing w:line="360" w:lineRule="auto"/>
        <w:ind w:left="735" w:hangingChars="350" w:hanging="735"/>
        <w:rPr>
          <w:rFonts w:hint="eastAsia"/>
          <w:spacing w:val="8"/>
        </w:rPr>
      </w:pPr>
      <w:r>
        <w:rPr>
          <w:rFonts w:hint="eastAsia"/>
        </w:rPr>
        <w:t>【</w:t>
      </w:r>
      <w:r>
        <w:rPr>
          <w:rFonts w:hint="eastAsia"/>
        </w:rPr>
        <w:t>1</w:t>
      </w:r>
      <w:r>
        <w:rPr>
          <w:rFonts w:hint="eastAsia"/>
        </w:rPr>
        <w:t>】</w:t>
      </w:r>
      <w:r>
        <w:rPr>
          <w:rFonts w:hint="eastAsia"/>
        </w:rPr>
        <w:t xml:space="preserve">.  </w:t>
      </w:r>
      <w:r w:rsidR="00B811E0" w:rsidRPr="00B811E0">
        <w:rPr>
          <w:rFonts w:hint="eastAsia"/>
        </w:rPr>
        <w:t>董雪婷</w:t>
      </w:r>
      <w:r w:rsidR="00B811E0" w:rsidRPr="00B811E0">
        <w:rPr>
          <w:rFonts w:hint="eastAsia"/>
        </w:rPr>
        <w:t>,</w:t>
      </w:r>
      <w:r w:rsidR="00B811E0" w:rsidRPr="00B811E0">
        <w:rPr>
          <w:rFonts w:hint="eastAsia"/>
        </w:rPr>
        <w:t>张莹</w:t>
      </w:r>
      <w:r w:rsidR="00B811E0" w:rsidRPr="00B811E0">
        <w:rPr>
          <w:rFonts w:hint="eastAsia"/>
        </w:rPr>
        <w:t>,</w:t>
      </w:r>
      <w:r w:rsidR="00B811E0" w:rsidRPr="00B811E0">
        <w:rPr>
          <w:rFonts w:hint="eastAsia"/>
        </w:rPr>
        <w:t>毛润坤</w:t>
      </w:r>
      <w:r w:rsidR="00B811E0" w:rsidRPr="00B811E0">
        <w:rPr>
          <w:rFonts w:hint="eastAsia"/>
        </w:rPr>
        <w:t>,</w:t>
      </w:r>
      <w:r w:rsidR="00B811E0" w:rsidRPr="00B811E0">
        <w:rPr>
          <w:rFonts w:hint="eastAsia"/>
        </w:rPr>
        <w:t>吴昊</w:t>
      </w:r>
      <w:r w:rsidR="00B811E0" w:rsidRPr="00B811E0">
        <w:rPr>
          <w:rFonts w:hint="eastAsia"/>
        </w:rPr>
        <w:t>.</w:t>
      </w:r>
      <w:r w:rsidR="00B811E0" w:rsidRPr="00B811E0">
        <w:rPr>
          <w:rFonts w:hint="eastAsia"/>
        </w:rPr>
        <w:t>基于虚拟现实模型的混响实时生成方案设计</w:t>
      </w:r>
      <w:r w:rsidR="00B811E0" w:rsidRPr="00B811E0">
        <w:rPr>
          <w:rFonts w:hint="eastAsia"/>
        </w:rPr>
        <w:t>[J].</w:t>
      </w:r>
      <w:r w:rsidR="00B811E0" w:rsidRPr="00B811E0">
        <w:rPr>
          <w:rFonts w:hint="eastAsia"/>
        </w:rPr>
        <w:t>复旦学报</w:t>
      </w:r>
      <w:r w:rsidR="00B811E0" w:rsidRPr="00B811E0">
        <w:rPr>
          <w:rFonts w:hint="eastAsia"/>
        </w:rPr>
        <w:t>(</w:t>
      </w:r>
      <w:r w:rsidR="00B811E0" w:rsidRPr="00B811E0">
        <w:rPr>
          <w:rFonts w:hint="eastAsia"/>
        </w:rPr>
        <w:t>自然科学版</w:t>
      </w:r>
      <w:r w:rsidR="00B811E0" w:rsidRPr="00B811E0">
        <w:rPr>
          <w:rFonts w:hint="eastAsia"/>
        </w:rPr>
        <w:t xml:space="preserve">),2019,58(03):358-362. </w:t>
      </w:r>
      <w:r w:rsidR="00B811E0">
        <w:rPr>
          <w:rFonts w:hint="eastAsia"/>
          <w:spacing w:val="8"/>
        </w:rPr>
        <w:t xml:space="preserve"> </w:t>
      </w:r>
    </w:p>
    <w:p w14:paraId="40ADDEE9" w14:textId="77777777" w:rsidR="004437CD" w:rsidRDefault="004437CD">
      <w:pPr>
        <w:pStyle w:val="1"/>
        <w:rPr>
          <w:rFonts w:hint="eastAsia"/>
        </w:rPr>
      </w:pPr>
      <w:r>
        <w:rPr>
          <w:spacing w:val="8"/>
        </w:rPr>
        <w:br w:type="page"/>
      </w:r>
      <w:bookmarkStart w:id="852" w:name="_Toc60499590"/>
      <w:bookmarkStart w:id="853" w:name="_Toc30767908"/>
      <w:r>
        <w:rPr>
          <w:rFonts w:ascii="SimHei" w:eastAsia="SimHei" w:hint="eastAsia"/>
          <w:sz w:val="32"/>
          <w:szCs w:val="32"/>
        </w:rPr>
        <w:lastRenderedPageBreak/>
        <w:t>致</w:t>
      </w:r>
      <w:r>
        <w:rPr>
          <w:sz w:val="32"/>
          <w:szCs w:val="32"/>
        </w:rPr>
        <w:t xml:space="preserve">   </w:t>
      </w:r>
      <w:r>
        <w:rPr>
          <w:rFonts w:ascii="SimHei" w:eastAsia="SimHei"/>
          <w:sz w:val="32"/>
          <w:szCs w:val="32"/>
        </w:rPr>
        <w:t xml:space="preserve"> </w:t>
      </w:r>
      <w:r>
        <w:rPr>
          <w:rFonts w:ascii="SimHei" w:eastAsia="SimHei" w:hint="eastAsia"/>
          <w:sz w:val="32"/>
          <w:szCs w:val="32"/>
        </w:rPr>
        <w:t>谢</w:t>
      </w:r>
      <w:bookmarkEnd w:id="852"/>
      <w:bookmarkEnd w:id="853"/>
    </w:p>
    <w:p w14:paraId="694D68AF" w14:textId="77777777" w:rsidR="00B811E0" w:rsidRPr="00B811E0" w:rsidRDefault="00B811E0" w:rsidP="00B811E0">
      <w:pPr>
        <w:tabs>
          <w:tab w:val="left" w:pos="2700"/>
        </w:tabs>
        <w:spacing w:line="360" w:lineRule="auto"/>
        <w:ind w:firstLineChars="200" w:firstLine="480"/>
        <w:rPr>
          <w:rFonts w:hint="eastAsia"/>
          <w:sz w:val="24"/>
        </w:rPr>
      </w:pPr>
      <w:r w:rsidRPr="00B811E0">
        <w:rPr>
          <w:rFonts w:hint="eastAsia"/>
          <w:sz w:val="24"/>
        </w:rPr>
        <w:t>本研究是在导师张莹老师的悉心指导下完成的。承蒙张老师的亲切关怀和精心指导，给予我学术上的指导和帮助，特别是给我提供了良好的学习环境，使我从中获益不浅。张老师对学生认真负责的态度、严谨的科学研究方法、敏锐的学术洞察力、勤勉的工作作风以及勇于创新、勇于开拓的精神是我永远学习的榜样。在此，谨向张老师致以深深的敬意和由衷的感谢。</w:t>
      </w:r>
    </w:p>
    <w:p w14:paraId="59B5EBD2" w14:textId="77777777" w:rsidR="00B811E0" w:rsidRPr="00B811E0" w:rsidRDefault="00B811E0" w:rsidP="00B811E0">
      <w:pPr>
        <w:tabs>
          <w:tab w:val="left" w:pos="2700"/>
        </w:tabs>
        <w:spacing w:line="360" w:lineRule="auto"/>
        <w:ind w:firstLineChars="200" w:firstLine="480"/>
        <w:rPr>
          <w:sz w:val="24"/>
        </w:rPr>
      </w:pPr>
      <w:r w:rsidRPr="00B811E0">
        <w:rPr>
          <w:rFonts w:hint="eastAsia"/>
          <w:sz w:val="24"/>
        </w:rPr>
        <w:t>还要感谢我的父母，他们在生活上给予我很大的支持和鼓励，给予我努力学习的信心和力量。</w:t>
      </w:r>
    </w:p>
    <w:p w14:paraId="3324C6DC" w14:textId="77777777" w:rsidR="004437CD" w:rsidRDefault="00B811E0" w:rsidP="00B811E0">
      <w:pPr>
        <w:tabs>
          <w:tab w:val="left" w:pos="2700"/>
        </w:tabs>
        <w:spacing w:line="360" w:lineRule="auto"/>
        <w:ind w:firstLineChars="200" w:firstLine="480"/>
        <w:rPr>
          <w:sz w:val="24"/>
        </w:rPr>
      </w:pPr>
      <w:r w:rsidRPr="00B811E0">
        <w:rPr>
          <w:rFonts w:hint="eastAsia"/>
          <w:sz w:val="24"/>
        </w:rPr>
        <w:t>最后，感谢所有关心我、支持我和帮助过我的同学、朋友、老师和亲人。在这里，我仅用一句话来表明我无法言语的心情：感谢你们！</w:t>
      </w:r>
    </w:p>
    <w:p w14:paraId="24EDAB28" w14:textId="77777777" w:rsidR="003614C3" w:rsidRDefault="003614C3" w:rsidP="00B811E0">
      <w:pPr>
        <w:tabs>
          <w:tab w:val="left" w:pos="2700"/>
        </w:tabs>
        <w:spacing w:line="360" w:lineRule="auto"/>
        <w:ind w:firstLineChars="200" w:firstLine="420"/>
      </w:pPr>
    </w:p>
    <w:p w14:paraId="4CCBF113" w14:textId="77777777" w:rsidR="003614C3" w:rsidRDefault="003614C3" w:rsidP="00B811E0">
      <w:pPr>
        <w:tabs>
          <w:tab w:val="left" w:pos="2700"/>
        </w:tabs>
        <w:spacing w:line="360" w:lineRule="auto"/>
        <w:ind w:firstLineChars="200" w:firstLine="420"/>
      </w:pPr>
    </w:p>
    <w:p w14:paraId="46EC540C" w14:textId="77777777" w:rsidR="003614C3" w:rsidRDefault="003614C3" w:rsidP="00B811E0">
      <w:pPr>
        <w:tabs>
          <w:tab w:val="left" w:pos="2700"/>
        </w:tabs>
        <w:spacing w:line="360" w:lineRule="auto"/>
        <w:ind w:firstLineChars="200" w:firstLine="420"/>
      </w:pPr>
    </w:p>
    <w:p w14:paraId="73612AA5" w14:textId="77777777" w:rsidR="003614C3" w:rsidRDefault="003614C3" w:rsidP="00B811E0">
      <w:pPr>
        <w:tabs>
          <w:tab w:val="left" w:pos="2700"/>
        </w:tabs>
        <w:spacing w:line="360" w:lineRule="auto"/>
        <w:ind w:firstLineChars="200" w:firstLine="420"/>
      </w:pPr>
    </w:p>
    <w:p w14:paraId="71ADF76C" w14:textId="77777777" w:rsidR="003614C3" w:rsidRDefault="003614C3" w:rsidP="00B811E0">
      <w:pPr>
        <w:tabs>
          <w:tab w:val="left" w:pos="2700"/>
        </w:tabs>
        <w:spacing w:line="360" w:lineRule="auto"/>
        <w:ind w:firstLineChars="200" w:firstLine="420"/>
      </w:pPr>
    </w:p>
    <w:p w14:paraId="39F9D143" w14:textId="77777777" w:rsidR="003614C3" w:rsidRDefault="003614C3" w:rsidP="00B811E0">
      <w:pPr>
        <w:tabs>
          <w:tab w:val="left" w:pos="2700"/>
        </w:tabs>
        <w:spacing w:line="360" w:lineRule="auto"/>
        <w:ind w:firstLineChars="200" w:firstLine="420"/>
      </w:pPr>
    </w:p>
    <w:p w14:paraId="3FDDC7E3" w14:textId="77777777" w:rsidR="003614C3" w:rsidRDefault="003614C3" w:rsidP="00B811E0">
      <w:pPr>
        <w:tabs>
          <w:tab w:val="left" w:pos="2700"/>
        </w:tabs>
        <w:spacing w:line="360" w:lineRule="auto"/>
        <w:ind w:firstLineChars="200" w:firstLine="420"/>
      </w:pPr>
    </w:p>
    <w:p w14:paraId="3A4A336B" w14:textId="77777777" w:rsidR="003614C3" w:rsidRDefault="003614C3" w:rsidP="00B811E0">
      <w:pPr>
        <w:tabs>
          <w:tab w:val="left" w:pos="2700"/>
        </w:tabs>
        <w:spacing w:line="360" w:lineRule="auto"/>
        <w:ind w:firstLineChars="200" w:firstLine="420"/>
      </w:pPr>
    </w:p>
    <w:p w14:paraId="4BA3758C" w14:textId="77777777" w:rsidR="003614C3" w:rsidRDefault="003614C3" w:rsidP="00B811E0">
      <w:pPr>
        <w:tabs>
          <w:tab w:val="left" w:pos="2700"/>
        </w:tabs>
        <w:spacing w:line="360" w:lineRule="auto"/>
        <w:ind w:firstLineChars="200" w:firstLine="420"/>
      </w:pPr>
    </w:p>
    <w:p w14:paraId="58E1685B" w14:textId="77777777" w:rsidR="003614C3" w:rsidRDefault="003614C3" w:rsidP="00B811E0">
      <w:pPr>
        <w:tabs>
          <w:tab w:val="left" w:pos="2700"/>
        </w:tabs>
        <w:spacing w:line="360" w:lineRule="auto"/>
        <w:ind w:firstLineChars="200" w:firstLine="420"/>
      </w:pPr>
    </w:p>
    <w:p w14:paraId="5A6D457F" w14:textId="77777777" w:rsidR="003614C3" w:rsidRDefault="003614C3" w:rsidP="00B811E0">
      <w:pPr>
        <w:tabs>
          <w:tab w:val="left" w:pos="2700"/>
        </w:tabs>
        <w:spacing w:line="360" w:lineRule="auto"/>
        <w:ind w:firstLineChars="200" w:firstLine="420"/>
      </w:pPr>
    </w:p>
    <w:p w14:paraId="2D0FFC32" w14:textId="77777777" w:rsidR="003614C3" w:rsidRDefault="003614C3" w:rsidP="00B811E0">
      <w:pPr>
        <w:tabs>
          <w:tab w:val="left" w:pos="2700"/>
        </w:tabs>
        <w:spacing w:line="360" w:lineRule="auto"/>
        <w:ind w:firstLineChars="200" w:firstLine="420"/>
      </w:pPr>
    </w:p>
    <w:p w14:paraId="594AC295" w14:textId="77777777" w:rsidR="003614C3" w:rsidRDefault="003614C3" w:rsidP="00B811E0">
      <w:pPr>
        <w:tabs>
          <w:tab w:val="left" w:pos="2700"/>
        </w:tabs>
        <w:spacing w:line="360" w:lineRule="auto"/>
        <w:ind w:firstLineChars="200" w:firstLine="420"/>
      </w:pPr>
    </w:p>
    <w:p w14:paraId="2417C5B7" w14:textId="77777777" w:rsidR="003614C3" w:rsidRDefault="003614C3" w:rsidP="00B811E0">
      <w:pPr>
        <w:tabs>
          <w:tab w:val="left" w:pos="2700"/>
        </w:tabs>
        <w:spacing w:line="360" w:lineRule="auto"/>
        <w:ind w:firstLineChars="200" w:firstLine="420"/>
      </w:pPr>
    </w:p>
    <w:p w14:paraId="3F08D36C" w14:textId="77777777" w:rsidR="003614C3" w:rsidRDefault="003614C3" w:rsidP="00B811E0">
      <w:pPr>
        <w:tabs>
          <w:tab w:val="left" w:pos="2700"/>
        </w:tabs>
        <w:spacing w:line="360" w:lineRule="auto"/>
        <w:ind w:firstLineChars="200" w:firstLine="420"/>
      </w:pPr>
    </w:p>
    <w:p w14:paraId="50A3BD2F" w14:textId="77777777" w:rsidR="004437CD" w:rsidRDefault="004437CD"/>
    <w:sectPr w:rsidR="004437CD">
      <w:pgSz w:w="11906" w:h="16838"/>
      <w:pgMar w:top="1701" w:right="1797" w:bottom="1701" w:left="1797" w:header="851" w:footer="992"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1" w:author="PhD - Gao Jie" w:date="2020-01-23T15:45:00Z" w:initials="P-GJ">
    <w:p w14:paraId="0030D3F5" w14:textId="77777777" w:rsidR="00DD73DA" w:rsidRDefault="00DD73DA">
      <w:pPr>
        <w:pStyle w:val="CommentText"/>
      </w:pPr>
      <w:r>
        <w:rPr>
          <w:rStyle w:val="CommentReference"/>
        </w:rPr>
        <w:annotationRef/>
      </w:r>
      <w:r>
        <w:rPr>
          <w:rFonts w:hint="eastAsia"/>
        </w:rPr>
        <w:t>虚拟现实重要</w:t>
      </w:r>
    </w:p>
    <w:p w14:paraId="6C4020C3" w14:textId="77777777" w:rsidR="00DD73DA" w:rsidRDefault="00DD73DA">
      <w:pPr>
        <w:pStyle w:val="CommentText"/>
      </w:pPr>
      <w:r>
        <w:rPr>
          <w:rFonts w:hint="eastAsia"/>
        </w:rPr>
        <w:t>需求：如何构建更真实的环境</w:t>
      </w:r>
    </w:p>
    <w:p w14:paraId="7335D2F9" w14:textId="77777777" w:rsidR="00DD73DA" w:rsidRDefault="00DD73DA">
      <w:pPr>
        <w:pStyle w:val="CommentText"/>
      </w:pPr>
      <w:r>
        <w:rPr>
          <w:rFonts w:hint="eastAsia"/>
        </w:rPr>
        <w:t>缺点：只有视觉，没有听觉。</w:t>
      </w:r>
    </w:p>
    <w:p w14:paraId="72EB8587" w14:textId="77777777" w:rsidR="00DD73DA" w:rsidRDefault="00DD73DA">
      <w:pPr>
        <w:pStyle w:val="CommentText"/>
      </w:pPr>
      <w:r>
        <w:rPr>
          <w:rFonts w:hint="eastAsia"/>
        </w:rPr>
        <w:t>工作：提升听觉，从而提升沉浸感。</w:t>
      </w:r>
    </w:p>
    <w:p w14:paraId="506E7B9C" w14:textId="77777777" w:rsidR="00731B2E" w:rsidRDefault="00731B2E">
      <w:pPr>
        <w:pStyle w:val="CommentText"/>
      </w:pPr>
    </w:p>
    <w:p w14:paraId="3988FB58" w14:textId="77777777" w:rsidR="00731B2E" w:rsidRDefault="00731B2E">
      <w:pPr>
        <w:pStyle w:val="CommentText"/>
      </w:pPr>
      <w:r>
        <w:rPr>
          <w:rFonts w:hint="eastAsia"/>
        </w:rPr>
        <w:t>混响是重要影响因素之一。</w:t>
      </w:r>
    </w:p>
    <w:p w14:paraId="571F397B" w14:textId="77777777" w:rsidR="00731B2E" w:rsidRDefault="00731B2E">
      <w:pPr>
        <w:pStyle w:val="CommentText"/>
        <w:rPr>
          <w:rFonts w:hint="eastAsia"/>
        </w:rPr>
      </w:pPr>
      <w:r>
        <w:rPr>
          <w:rFonts w:hint="eastAsia"/>
        </w:rPr>
        <w:t>建模后，需要优化虚拟模型混响效果。</w:t>
      </w:r>
    </w:p>
  </w:comment>
  <w:comment w:id="352" w:author="PhD - Gao Jie" w:date="2020-01-23T16:27:00Z" w:initials="P-GJ">
    <w:p w14:paraId="63ED0DB5" w14:textId="77777777" w:rsidR="00322335" w:rsidRPr="00322335" w:rsidRDefault="00322335" w:rsidP="00322335">
      <w:pPr>
        <w:widowControl/>
        <w:jc w:val="left"/>
        <w:rPr>
          <w:lang w:val="en-SG"/>
        </w:rPr>
      </w:pPr>
      <w:r>
        <w:rPr>
          <w:rStyle w:val="CommentReference"/>
        </w:rPr>
        <w:annotationRef/>
      </w:r>
      <w:r w:rsidRPr="00322335">
        <w:rPr>
          <w:rFonts w:hint="eastAsia"/>
          <w:kern w:val="0"/>
          <w:sz w:val="24"/>
          <w:lang w:val="en-SG"/>
        </w:rPr>
        <w:t>房间的声学特性</w:t>
      </w:r>
      <w:r w:rsidRPr="00322335">
        <w:rPr>
          <w:rFonts w:hint="eastAsia"/>
          <w:kern w:val="0"/>
          <w:sz w:val="24"/>
          <w:lang w:val="en-SG"/>
        </w:rPr>
        <w:t xml:space="preserve"> </w:t>
      </w:r>
      <w:r w:rsidRPr="00322335">
        <w:rPr>
          <w:rFonts w:hint="eastAsia"/>
          <w:kern w:val="0"/>
          <w:sz w:val="24"/>
          <w:lang w:val="en-SG"/>
        </w:rPr>
        <w:t>室内发声的秘密都在这里了</w:t>
      </w:r>
    </w:p>
    <w:p w14:paraId="1833B36B" w14:textId="77777777" w:rsidR="00322335" w:rsidRPr="00322335" w:rsidRDefault="00322335" w:rsidP="00322335">
      <w:pPr>
        <w:widowControl/>
        <w:jc w:val="left"/>
      </w:pPr>
      <w:hyperlink r:id="rId1" w:history="1">
        <w:r>
          <w:rPr>
            <w:rStyle w:val="Hyperlink"/>
          </w:rPr>
          <w:t>http://info.audio.hc360.com/2017/02/081127505073.shtml</w:t>
        </w:r>
      </w:hyperlink>
    </w:p>
  </w:comment>
  <w:comment w:id="354" w:author="PhD - Gao Jie" w:date="2020-01-23T17:13:00Z" w:initials="P-GJ">
    <w:p w14:paraId="1276E179" w14:textId="77777777" w:rsidR="000409D5" w:rsidRPr="000409D5" w:rsidRDefault="00637A4A">
      <w:pPr>
        <w:pStyle w:val="CommentText"/>
        <w:rPr>
          <w:rFonts w:hint="eastAsia"/>
        </w:rPr>
      </w:pPr>
      <w:r>
        <w:rPr>
          <w:rStyle w:val="CommentReference"/>
        </w:rPr>
        <w:annotationRef/>
      </w:r>
      <w:r w:rsidR="000409D5">
        <w:rPr>
          <w:rFonts w:hint="eastAsia"/>
          <w:lang w:val="en-SG"/>
        </w:rPr>
        <w:t>R</w:t>
      </w:r>
      <w:r w:rsidR="000409D5">
        <w:t>everberant</w:t>
      </w:r>
    </w:p>
    <w:p w14:paraId="75B48B03" w14:textId="77777777" w:rsidR="00637A4A" w:rsidRDefault="000409D5">
      <w:pPr>
        <w:pStyle w:val="CommentText"/>
      </w:pPr>
      <w:hyperlink r:id="rId2" w:history="1">
        <w:r w:rsidRPr="0097677D">
          <w:rPr>
            <w:rStyle w:val="Hyperlink"/>
          </w:rPr>
          <w:t>http://hyperphysics.phy-astr.gsu.edu/hbase/Acoustic/reverb.html#c1</w:t>
        </w:r>
      </w:hyperlink>
    </w:p>
    <w:p w14:paraId="2A45EACD" w14:textId="77777777" w:rsidR="000409D5" w:rsidRDefault="000409D5">
      <w:pPr>
        <w:pStyle w:val="CommentText"/>
      </w:pPr>
    </w:p>
  </w:comment>
  <w:comment w:id="363" w:author="PhD - Gao Jie" w:date="2020-01-23T16:51:00Z" w:initials="P-GJ">
    <w:p w14:paraId="574D85ED" w14:textId="77777777" w:rsidR="000409D5" w:rsidRDefault="000409D5" w:rsidP="000409D5">
      <w:pPr>
        <w:pStyle w:val="CommentText"/>
      </w:pPr>
      <w:r>
        <w:rPr>
          <w:rStyle w:val="CommentReference"/>
        </w:rPr>
        <w:annotationRef/>
      </w:r>
      <w:r>
        <w:rPr>
          <w:rFonts w:hint="eastAsia"/>
        </w:rPr>
        <w:t>需要参考文献，我查到的是房间常数、混响半径、声源指向因子。</w:t>
      </w:r>
      <w:hyperlink r:id="rId3" w:history="1">
        <w:r w:rsidRPr="0097677D">
          <w:rPr>
            <w:rStyle w:val="Hyperlink"/>
          </w:rPr>
          <w:t>https://wenku.baidu.com/view/3b5f8c7c182e453610661ed9ad51f01dc2815787.html</w:t>
        </w:r>
      </w:hyperlink>
    </w:p>
    <w:p w14:paraId="5417AB90" w14:textId="77777777" w:rsidR="000409D5" w:rsidRDefault="000409D5" w:rsidP="000409D5">
      <w:pPr>
        <w:pStyle w:val="CommentText"/>
      </w:pPr>
    </w:p>
  </w:comment>
  <w:comment w:id="473" w:author="董 雪婷" w:date="2019-12-15T14:12:00Z" w:initials="董">
    <w:p w14:paraId="2B1DA4AE" w14:textId="77777777" w:rsidR="00BE7C54" w:rsidRDefault="00BE7C54" w:rsidP="00BE7C54">
      <w:pPr>
        <w:pStyle w:val="CommentText"/>
      </w:pPr>
      <w:r>
        <w:rPr>
          <w:rStyle w:val="CommentReference"/>
        </w:rPr>
        <w:annotationRef/>
      </w:r>
      <w:r>
        <w:rPr>
          <w:rFonts w:hint="eastAsia"/>
        </w:rPr>
        <w:t>参考文献：</w:t>
      </w:r>
      <w:r w:rsidRPr="00D61473">
        <w:t>Auralization An Overview_JAES41_861_Kleiner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1F397B" w15:done="0"/>
  <w15:commentEx w15:paraId="1833B36B" w15:done="0"/>
  <w15:commentEx w15:paraId="2A45EACD" w15:done="0"/>
  <w15:commentEx w15:paraId="5417AB90" w15:done="0"/>
  <w15:commentEx w15:paraId="2B1DA4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1F397B" w16cid:durableId="21D43DFE"/>
  <w16cid:commentId w16cid:paraId="1833B36B" w16cid:durableId="21D44802"/>
  <w16cid:commentId w16cid:paraId="2A45EACD" w16cid:durableId="21D452D2"/>
  <w16cid:commentId w16cid:paraId="2B1DA4AE" w16cid:durableId="21A0BD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1DC8E" w14:textId="77777777" w:rsidR="006615EA" w:rsidRDefault="006615EA">
      <w:r>
        <w:separator/>
      </w:r>
    </w:p>
  </w:endnote>
  <w:endnote w:type="continuationSeparator" w:id="0">
    <w:p w14:paraId="007F5223" w14:textId="77777777" w:rsidR="006615EA" w:rsidRDefault="00661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lbertus Medium">
    <w:altName w:val="Arial"/>
    <w:panose1 w:val="020B0604020202020204"/>
    <w:charset w:val="00"/>
    <w:family w:val="swiss"/>
    <w:pitch w:val="default"/>
    <w:sig w:usb0="00000003" w:usb1="00000000" w:usb2="00000000" w:usb3="00000000" w:csb0="00000001" w:csb1="00000000"/>
  </w:font>
  <w:font w:name="KaiTi_GB2312">
    <w:altName w:val="Microsoft YaHei"/>
    <w:panose1 w:val="020B0604020202020204"/>
    <w:charset w:val="86"/>
    <w:family w:val="modern"/>
    <w:pitch w:val="default"/>
    <w:sig w:usb0="00000001" w:usb1="080E0000" w:usb2="00000010" w:usb3="00000000" w:csb0="00040000" w:csb1="00000000"/>
  </w:font>
  <w:font w:name="STKaiti">
    <w:panose1 w:val="02010600040101010101"/>
    <w:charset w:val="86"/>
    <w:family w:val="auto"/>
    <w:pitch w:val="variable"/>
    <w:sig w:usb0="80000287" w:usb1="280F3C52" w:usb2="00000016" w:usb3="00000000" w:csb0="0004001F" w:csb1="00000000"/>
  </w:font>
  <w:font w:name="LiSu">
    <w:altName w:val="Microsoft YaHei"/>
    <w:panose1 w:val="020B0604020202020204"/>
    <w:charset w:val="86"/>
    <w:family w:val="modern"/>
    <w:pitch w:val="default"/>
    <w:sig w:usb0="00000001" w:usb1="080E0000" w:usb2="00000000" w:usb3="00000000" w:csb0="00040000" w:csb1="00000000"/>
  </w:font>
  <w:font w:name="FangSong_GB2312">
    <w:altName w:val="Microsoft YaHei"/>
    <w:panose1 w:val="020B0604020202020204"/>
    <w:charset w:val="86"/>
    <w:family w:val="modern"/>
    <w:pitch w:val="default"/>
    <w:sig w:usb0="00000001" w:usb1="080E0000" w:usb2="00000010" w:usb3="00000000" w:csb0="0004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6A648" w14:textId="77777777" w:rsidR="00F76957" w:rsidRDefault="00F76957">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4BF5F225" w14:textId="77777777" w:rsidR="00F76957" w:rsidRDefault="00F76957">
    <w:pPr>
      <w:pStyle w:val="Footer"/>
      <w:rPr>
        <w:rStyle w:val="PageNumber"/>
      </w:rPr>
    </w:pPr>
  </w:p>
  <w:p w14:paraId="3557550D" w14:textId="77777777" w:rsidR="00F76957" w:rsidRDefault="00F769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FCDFC" w14:textId="77777777" w:rsidR="00F76957" w:rsidRDefault="00F76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88AE0" w14:textId="77777777" w:rsidR="006615EA" w:rsidRDefault="006615EA">
      <w:r>
        <w:separator/>
      </w:r>
    </w:p>
  </w:footnote>
  <w:footnote w:type="continuationSeparator" w:id="0">
    <w:p w14:paraId="6EF8EE78" w14:textId="77777777" w:rsidR="006615EA" w:rsidRDefault="006615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7A3AB" w14:textId="77777777" w:rsidR="00F76957" w:rsidRDefault="00F76957">
    <w:pPr>
      <w:pStyle w:val="Header"/>
      <w:jc w:val="both"/>
      <w:rPr>
        <w:rFonts w:hint="eastAsia"/>
      </w:rPr>
    </w:pPr>
    <w:r>
      <w:rPr>
        <w:rFonts w:hint="eastAsia"/>
      </w:rPr>
      <w:t>上海大学硕士学位论文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7C77"/>
    <w:multiLevelType w:val="multilevel"/>
    <w:tmpl w:val="05BB7C77"/>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C000BC6"/>
    <w:multiLevelType w:val="multilevel"/>
    <w:tmpl w:val="0C000BC6"/>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C235C47"/>
    <w:multiLevelType w:val="multilevel"/>
    <w:tmpl w:val="1666AD72"/>
    <w:lvl w:ilvl="0">
      <w:start w:val="1"/>
      <w:numFmt w:val="decimal"/>
      <w:lvlText w:val="%1."/>
      <w:lvlJc w:val="left"/>
      <w:pPr>
        <w:ind w:left="36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13264049"/>
    <w:multiLevelType w:val="hybridMultilevel"/>
    <w:tmpl w:val="F948D752"/>
    <w:lvl w:ilvl="0" w:tplc="15D26F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764CFE"/>
    <w:multiLevelType w:val="hybridMultilevel"/>
    <w:tmpl w:val="883CC644"/>
    <w:lvl w:ilvl="0" w:tplc="5BE6EE4C">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2230444B"/>
    <w:multiLevelType w:val="multilevel"/>
    <w:tmpl w:val="2230444B"/>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2FAA49F9"/>
    <w:multiLevelType w:val="multilevel"/>
    <w:tmpl w:val="2FAA49F9"/>
    <w:lvl w:ilvl="0">
      <w:start w:val="1"/>
      <w:numFmt w:val="decimal"/>
      <w:lvlText w:val="%1)"/>
      <w:lvlJc w:val="left"/>
      <w:pPr>
        <w:tabs>
          <w:tab w:val="num" w:pos="840"/>
        </w:tabs>
        <w:ind w:left="839" w:hanging="419"/>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31C33B9B"/>
    <w:multiLevelType w:val="hybridMultilevel"/>
    <w:tmpl w:val="AC468840"/>
    <w:lvl w:ilvl="0" w:tplc="12B866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63E328F"/>
    <w:multiLevelType w:val="multilevel"/>
    <w:tmpl w:val="363E328F"/>
    <w:lvl w:ilvl="0">
      <w:start w:val="1"/>
      <w:numFmt w:val="decimal"/>
      <w:lvlText w:val="%1)"/>
      <w:lvlJc w:val="left"/>
      <w:pPr>
        <w:tabs>
          <w:tab w:val="num" w:pos="900"/>
        </w:tabs>
        <w:ind w:left="899" w:hanging="419"/>
      </w:pPr>
      <w:rPr>
        <w:rFonts w:hint="eastAsia"/>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9" w15:restartNumberingAfterBreak="0">
    <w:nsid w:val="380E42D6"/>
    <w:multiLevelType w:val="multilevel"/>
    <w:tmpl w:val="380E42D6"/>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3C845924"/>
    <w:multiLevelType w:val="multilevel"/>
    <w:tmpl w:val="3C845924"/>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52A004DB"/>
    <w:multiLevelType w:val="multilevel"/>
    <w:tmpl w:val="52A004DB"/>
    <w:lvl w:ilvl="0">
      <w:start w:val="1"/>
      <w:numFmt w:val="decimal"/>
      <w:lvlText w:val="%1)"/>
      <w:lvlJc w:val="left"/>
      <w:pPr>
        <w:tabs>
          <w:tab w:val="num" w:pos="900"/>
        </w:tabs>
        <w:ind w:left="899" w:hanging="419"/>
      </w:pPr>
      <w:rPr>
        <w:rFonts w:hint="eastAsia"/>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2" w15:restartNumberingAfterBreak="0">
    <w:nsid w:val="5EB0483C"/>
    <w:multiLevelType w:val="multilevel"/>
    <w:tmpl w:val="5EB0483C"/>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67A90C51"/>
    <w:multiLevelType w:val="multilevel"/>
    <w:tmpl w:val="67A90C51"/>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A6C588A"/>
    <w:multiLevelType w:val="multilevel"/>
    <w:tmpl w:val="7A6C588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7FE70E3D"/>
    <w:multiLevelType w:val="multilevel"/>
    <w:tmpl w:val="7FE70E3D"/>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15"/>
  </w:num>
  <w:num w:numId="2">
    <w:abstractNumId w:val="6"/>
  </w:num>
  <w:num w:numId="3">
    <w:abstractNumId w:val="14"/>
  </w:num>
  <w:num w:numId="4">
    <w:abstractNumId w:val="0"/>
  </w:num>
  <w:num w:numId="5">
    <w:abstractNumId w:val="9"/>
  </w:num>
  <w:num w:numId="6">
    <w:abstractNumId w:val="12"/>
  </w:num>
  <w:num w:numId="7">
    <w:abstractNumId w:val="10"/>
  </w:num>
  <w:num w:numId="8">
    <w:abstractNumId w:val="13"/>
  </w:num>
  <w:num w:numId="9">
    <w:abstractNumId w:val="1"/>
  </w:num>
  <w:num w:numId="10">
    <w:abstractNumId w:val="11"/>
  </w:num>
  <w:num w:numId="11">
    <w:abstractNumId w:val="8"/>
  </w:num>
  <w:num w:numId="12">
    <w:abstractNumId w:val="5"/>
  </w:num>
  <w:num w:numId="13">
    <w:abstractNumId w:val="7"/>
  </w:num>
  <w:num w:numId="14">
    <w:abstractNumId w:val="2"/>
  </w:num>
  <w:num w:numId="15">
    <w:abstractNumId w:val="4"/>
  </w:num>
  <w:num w:numId="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D - Gao Jie">
    <w15:presenceInfo w15:providerId="AD" w15:userId="S::jie_gao@mymail.sutd.edu.sg::6b5a2615-f096-499e-abeb-1af31ca6f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2BA"/>
    <w:rsid w:val="00025E14"/>
    <w:rsid w:val="000409D5"/>
    <w:rsid w:val="00040CE2"/>
    <w:rsid w:val="000D6B2C"/>
    <w:rsid w:val="000E5026"/>
    <w:rsid w:val="00100A53"/>
    <w:rsid w:val="00183AF0"/>
    <w:rsid w:val="001A38BD"/>
    <w:rsid w:val="001A7B50"/>
    <w:rsid w:val="001C4311"/>
    <w:rsid w:val="002712C5"/>
    <w:rsid w:val="0028581F"/>
    <w:rsid w:val="002B1002"/>
    <w:rsid w:val="002B7A85"/>
    <w:rsid w:val="002F15E3"/>
    <w:rsid w:val="00311BC1"/>
    <w:rsid w:val="00322335"/>
    <w:rsid w:val="003614C3"/>
    <w:rsid w:val="00377A26"/>
    <w:rsid w:val="0039042D"/>
    <w:rsid w:val="003D1C5E"/>
    <w:rsid w:val="004203B2"/>
    <w:rsid w:val="004437CD"/>
    <w:rsid w:val="004525AE"/>
    <w:rsid w:val="004A7074"/>
    <w:rsid w:val="004D1A41"/>
    <w:rsid w:val="004D4FB1"/>
    <w:rsid w:val="0050583E"/>
    <w:rsid w:val="00546A12"/>
    <w:rsid w:val="005A5868"/>
    <w:rsid w:val="005C3890"/>
    <w:rsid w:val="005D169D"/>
    <w:rsid w:val="00620210"/>
    <w:rsid w:val="00624D31"/>
    <w:rsid w:val="00627F59"/>
    <w:rsid w:val="006351AC"/>
    <w:rsid w:val="00637A4A"/>
    <w:rsid w:val="0064086E"/>
    <w:rsid w:val="006615EA"/>
    <w:rsid w:val="0068005B"/>
    <w:rsid w:val="00683C73"/>
    <w:rsid w:val="0069439E"/>
    <w:rsid w:val="006B5837"/>
    <w:rsid w:val="006F50A6"/>
    <w:rsid w:val="007051F6"/>
    <w:rsid w:val="00731B2E"/>
    <w:rsid w:val="00734AE1"/>
    <w:rsid w:val="00740EDC"/>
    <w:rsid w:val="007A2FC8"/>
    <w:rsid w:val="007C39A5"/>
    <w:rsid w:val="007C7021"/>
    <w:rsid w:val="007D590A"/>
    <w:rsid w:val="00802671"/>
    <w:rsid w:val="008214BC"/>
    <w:rsid w:val="008501CD"/>
    <w:rsid w:val="00853744"/>
    <w:rsid w:val="008620E7"/>
    <w:rsid w:val="0088730E"/>
    <w:rsid w:val="00891048"/>
    <w:rsid w:val="008C0991"/>
    <w:rsid w:val="008D12BB"/>
    <w:rsid w:val="008E2C4B"/>
    <w:rsid w:val="00903DA1"/>
    <w:rsid w:val="00925F1D"/>
    <w:rsid w:val="009320EA"/>
    <w:rsid w:val="0099009F"/>
    <w:rsid w:val="00993AAA"/>
    <w:rsid w:val="00995287"/>
    <w:rsid w:val="009953BC"/>
    <w:rsid w:val="009E2248"/>
    <w:rsid w:val="009F43D4"/>
    <w:rsid w:val="00A12D1F"/>
    <w:rsid w:val="00A169D2"/>
    <w:rsid w:val="00A405CD"/>
    <w:rsid w:val="00A45F1A"/>
    <w:rsid w:val="00A50766"/>
    <w:rsid w:val="00A702CA"/>
    <w:rsid w:val="00A7643E"/>
    <w:rsid w:val="00AA374C"/>
    <w:rsid w:val="00AB6BB2"/>
    <w:rsid w:val="00AF02BA"/>
    <w:rsid w:val="00B1717A"/>
    <w:rsid w:val="00B2425B"/>
    <w:rsid w:val="00B40781"/>
    <w:rsid w:val="00B44B27"/>
    <w:rsid w:val="00B811E0"/>
    <w:rsid w:val="00BA4A17"/>
    <w:rsid w:val="00BB515C"/>
    <w:rsid w:val="00BE7C54"/>
    <w:rsid w:val="00C020A0"/>
    <w:rsid w:val="00C146CA"/>
    <w:rsid w:val="00C21CBC"/>
    <w:rsid w:val="00C2606A"/>
    <w:rsid w:val="00C437A7"/>
    <w:rsid w:val="00C87E9F"/>
    <w:rsid w:val="00C95AE1"/>
    <w:rsid w:val="00CE161F"/>
    <w:rsid w:val="00D07AF7"/>
    <w:rsid w:val="00D16614"/>
    <w:rsid w:val="00D61473"/>
    <w:rsid w:val="00D63645"/>
    <w:rsid w:val="00D75263"/>
    <w:rsid w:val="00D76236"/>
    <w:rsid w:val="00D81E15"/>
    <w:rsid w:val="00DC3FCA"/>
    <w:rsid w:val="00DC5201"/>
    <w:rsid w:val="00DD03FE"/>
    <w:rsid w:val="00DD73DA"/>
    <w:rsid w:val="00DE6776"/>
    <w:rsid w:val="00DF15BF"/>
    <w:rsid w:val="00DF2B16"/>
    <w:rsid w:val="00E03AE4"/>
    <w:rsid w:val="00E200AE"/>
    <w:rsid w:val="00E434D8"/>
    <w:rsid w:val="00E4483E"/>
    <w:rsid w:val="00E47806"/>
    <w:rsid w:val="00E50D52"/>
    <w:rsid w:val="00E7549E"/>
    <w:rsid w:val="00E87185"/>
    <w:rsid w:val="00F05861"/>
    <w:rsid w:val="00F4366C"/>
    <w:rsid w:val="00F65506"/>
    <w:rsid w:val="00F76957"/>
    <w:rsid w:val="00F81611"/>
    <w:rsid w:val="00F81C38"/>
    <w:rsid w:val="02E42101"/>
    <w:rsid w:val="0585253C"/>
    <w:rsid w:val="08641C65"/>
    <w:rsid w:val="0A37015F"/>
    <w:rsid w:val="12A8285C"/>
    <w:rsid w:val="14AC79C9"/>
    <w:rsid w:val="1F311227"/>
    <w:rsid w:val="1F5860CB"/>
    <w:rsid w:val="3B4658DF"/>
    <w:rsid w:val="4266546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2616BE"/>
  <w15:chartTrackingRefBased/>
  <w15:docId w15:val="{2EC695F2-C26F-DE4F-8D5F-BFA9037B4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D03FE"/>
    <w:pPr>
      <w:widowControl w:val="0"/>
      <w:jc w:val="both"/>
    </w:pPr>
    <w:rPr>
      <w:kern w:val="2"/>
      <w:sz w:val="21"/>
      <w:lang w:val="en-US"/>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pPr>
      <w:keepNext/>
      <w:ind w:firstLine="1526"/>
      <w:outlineLvl w:val="1"/>
    </w:pPr>
    <w:rPr>
      <w:b/>
      <w:sz w:val="48"/>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nhideWhenUsed/>
    <w:qFormat/>
    <w:rsid w:val="007C7021"/>
    <w:pPr>
      <w:keepNext/>
      <w:spacing w:before="240" w:after="60"/>
      <w:outlineLvl w:val="3"/>
    </w:pPr>
    <w:rPr>
      <w:rFonts w:asciiTheme="minorHAnsi" w:eastAsiaTheme="minorEastAsia" w:hAnsiTheme="minorHAnsi" w:cstheme="minorBidi"/>
      <w:b/>
      <w:bCs/>
      <w:sz w:val="28"/>
      <w:szCs w:val="28"/>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1">
    <w:name w:val="line1"/>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a">
    <w:name w:val="样式 宋体 五号 两端对齐"/>
    <w:basedOn w:val="Normal"/>
    <w:pPr>
      <w:widowControl/>
      <w:ind w:firstLineChars="200" w:firstLine="420"/>
    </w:pPr>
    <w:rPr>
      <w:rFonts w:ascii="SimSun" w:hAnsi="SimSun" w:cs="SimSun"/>
      <w:kern w:val="0"/>
    </w:rPr>
  </w:style>
  <w:style w:type="paragraph" w:customStyle="1" w:styleId="1">
    <w:name w:val="样式1"/>
    <w:basedOn w:val="Heading1"/>
    <w:pPr>
      <w:jc w:val="center"/>
    </w:pPr>
    <w:rPr>
      <w:rFonts w:ascii="SimSun" w:hAnsi="SimSun"/>
      <w:b w:val="0"/>
      <w:sz w:val="36"/>
      <w:szCs w:val="36"/>
    </w:rPr>
  </w:style>
  <w:style w:type="paragraph" w:styleId="TOC1">
    <w:name w:val="toc 1"/>
    <w:basedOn w:val="Normal"/>
    <w:next w:val="Normal"/>
    <w:uiPriority w:val="39"/>
    <w:rPr>
      <w:rFonts w:eastAsia="SimHei"/>
      <w:sz w:val="24"/>
      <w:szCs w:val="24"/>
    </w:rPr>
  </w:style>
  <w:style w:type="paragraph" w:styleId="Footer">
    <w:name w:val="footer"/>
    <w:basedOn w:val="Normal"/>
    <w:pPr>
      <w:tabs>
        <w:tab w:val="center" w:pos="4153"/>
        <w:tab w:val="right" w:pos="8306"/>
      </w:tabs>
      <w:snapToGrid w:val="0"/>
      <w:jc w:val="left"/>
    </w:pPr>
    <w:rPr>
      <w:sz w:val="18"/>
      <w:szCs w:val="18"/>
    </w:rPr>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BalloonText">
    <w:name w:val="Balloon Text"/>
    <w:basedOn w:val="Normal"/>
    <w:semiHidden/>
    <w:rPr>
      <w:sz w:val="18"/>
      <w:szCs w:val="18"/>
    </w:rPr>
  </w:style>
  <w:style w:type="paragraph" w:styleId="TOC3">
    <w:name w:val="toc 3"/>
    <w:basedOn w:val="Normal"/>
    <w:next w:val="Normal"/>
    <w:uiPriority w:val="39"/>
    <w:pPr>
      <w:ind w:leftChars="400" w:left="840"/>
    </w:pPr>
    <w:rPr>
      <w:szCs w:val="24"/>
    </w:rPr>
  </w:style>
  <w:style w:type="paragraph" w:styleId="BodyTextIndent">
    <w:name w:val="Body Text Indent"/>
    <w:basedOn w:val="Normal"/>
    <w:pPr>
      <w:spacing w:after="120"/>
      <w:ind w:leftChars="200" w:left="420"/>
    </w:pPr>
    <w:rPr>
      <w:szCs w:val="24"/>
    </w:rPr>
  </w:style>
  <w:style w:type="paragraph" w:styleId="TOC2">
    <w:name w:val="toc 2"/>
    <w:basedOn w:val="Normal"/>
    <w:next w:val="Normal"/>
    <w:uiPriority w:val="39"/>
    <w:pPr>
      <w:ind w:leftChars="200" w:left="420"/>
    </w:pPr>
    <w:rPr>
      <w:szCs w:val="24"/>
    </w:rPr>
  </w:style>
  <w:style w:type="paragraph" w:customStyle="1" w:styleId="3">
    <w:name w:val="样式 标题 3 + 小四"/>
    <w:basedOn w:val="Heading3"/>
    <w:pPr>
      <w:spacing w:line="415" w:lineRule="auto"/>
    </w:pPr>
    <w:rPr>
      <w:sz w:val="24"/>
    </w:rPr>
  </w:style>
  <w:style w:type="character" w:styleId="CommentReference">
    <w:name w:val="annotation reference"/>
    <w:rsid w:val="00D61473"/>
    <w:rPr>
      <w:sz w:val="21"/>
      <w:szCs w:val="21"/>
    </w:rPr>
  </w:style>
  <w:style w:type="paragraph" w:styleId="CommentText">
    <w:name w:val="annotation text"/>
    <w:basedOn w:val="Normal"/>
    <w:link w:val="CommentTextChar"/>
    <w:rsid w:val="00D61473"/>
    <w:pPr>
      <w:jc w:val="left"/>
    </w:pPr>
  </w:style>
  <w:style w:type="character" w:customStyle="1" w:styleId="CommentTextChar">
    <w:name w:val="Comment Text Char"/>
    <w:link w:val="CommentText"/>
    <w:rsid w:val="00D61473"/>
    <w:rPr>
      <w:kern w:val="2"/>
      <w:sz w:val="21"/>
    </w:rPr>
  </w:style>
  <w:style w:type="paragraph" w:styleId="CommentSubject">
    <w:name w:val="annotation subject"/>
    <w:basedOn w:val="CommentText"/>
    <w:next w:val="CommentText"/>
    <w:link w:val="CommentSubjectChar"/>
    <w:rsid w:val="00D61473"/>
    <w:rPr>
      <w:b/>
      <w:bCs/>
    </w:rPr>
  </w:style>
  <w:style w:type="character" w:customStyle="1" w:styleId="CommentSubjectChar">
    <w:name w:val="Comment Subject Char"/>
    <w:link w:val="CommentSubject"/>
    <w:rsid w:val="00D61473"/>
    <w:rPr>
      <w:b/>
      <w:bCs/>
      <w:kern w:val="2"/>
      <w:sz w:val="21"/>
    </w:rPr>
  </w:style>
  <w:style w:type="character" w:customStyle="1" w:styleId="Heading2Char">
    <w:name w:val="Heading 2 Char"/>
    <w:link w:val="Heading2"/>
    <w:rsid w:val="00925F1D"/>
    <w:rPr>
      <w:b/>
      <w:kern w:val="2"/>
      <w:sz w:val="48"/>
    </w:rPr>
  </w:style>
  <w:style w:type="paragraph" w:styleId="ListParagraph">
    <w:name w:val="List Paragraph"/>
    <w:basedOn w:val="Normal"/>
    <w:uiPriority w:val="34"/>
    <w:qFormat/>
    <w:rsid w:val="00D16614"/>
    <w:pPr>
      <w:ind w:firstLineChars="200" w:firstLine="420"/>
    </w:pPr>
    <w:rPr>
      <w:rFonts w:ascii="DengXian" w:eastAsia="DengXian" w:hAnsi="DengXian"/>
      <w:szCs w:val="24"/>
    </w:rPr>
  </w:style>
  <w:style w:type="paragraph" w:styleId="Revision">
    <w:name w:val="Revision"/>
    <w:hidden/>
    <w:uiPriority w:val="99"/>
    <w:unhideWhenUsed/>
    <w:rsid w:val="00F4366C"/>
    <w:rPr>
      <w:kern w:val="2"/>
      <w:sz w:val="21"/>
      <w:lang w:val="en-US"/>
    </w:rPr>
  </w:style>
  <w:style w:type="character" w:styleId="UnresolvedMention">
    <w:name w:val="Unresolved Mention"/>
    <w:uiPriority w:val="99"/>
    <w:semiHidden/>
    <w:unhideWhenUsed/>
    <w:rsid w:val="00F4366C"/>
    <w:rPr>
      <w:color w:val="605E5C"/>
      <w:shd w:val="clear" w:color="auto" w:fill="E1DFDD"/>
    </w:rPr>
  </w:style>
  <w:style w:type="character" w:customStyle="1" w:styleId="Heading4Char">
    <w:name w:val="Heading 4 Char"/>
    <w:basedOn w:val="DefaultParagraphFont"/>
    <w:link w:val="Heading4"/>
    <w:rsid w:val="007C7021"/>
    <w:rPr>
      <w:rFonts w:asciiTheme="minorHAnsi" w:eastAsiaTheme="minorEastAsia" w:hAnsiTheme="minorHAnsi" w:cstheme="minorBidi"/>
      <w:b/>
      <w:bCs/>
      <w:kern w:val="2"/>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42059">
      <w:bodyDiv w:val="1"/>
      <w:marLeft w:val="0"/>
      <w:marRight w:val="0"/>
      <w:marTop w:val="0"/>
      <w:marBottom w:val="0"/>
      <w:divBdr>
        <w:top w:val="none" w:sz="0" w:space="0" w:color="auto"/>
        <w:left w:val="none" w:sz="0" w:space="0" w:color="auto"/>
        <w:bottom w:val="none" w:sz="0" w:space="0" w:color="auto"/>
        <w:right w:val="none" w:sz="0" w:space="0" w:color="auto"/>
      </w:divBdr>
    </w:div>
    <w:div w:id="53897586">
      <w:bodyDiv w:val="1"/>
      <w:marLeft w:val="0"/>
      <w:marRight w:val="0"/>
      <w:marTop w:val="0"/>
      <w:marBottom w:val="0"/>
      <w:divBdr>
        <w:top w:val="none" w:sz="0" w:space="0" w:color="auto"/>
        <w:left w:val="none" w:sz="0" w:space="0" w:color="auto"/>
        <w:bottom w:val="none" w:sz="0" w:space="0" w:color="auto"/>
        <w:right w:val="none" w:sz="0" w:space="0" w:color="auto"/>
      </w:divBdr>
    </w:div>
    <w:div w:id="174080704">
      <w:bodyDiv w:val="1"/>
      <w:marLeft w:val="0"/>
      <w:marRight w:val="0"/>
      <w:marTop w:val="0"/>
      <w:marBottom w:val="0"/>
      <w:divBdr>
        <w:top w:val="none" w:sz="0" w:space="0" w:color="auto"/>
        <w:left w:val="none" w:sz="0" w:space="0" w:color="auto"/>
        <w:bottom w:val="none" w:sz="0" w:space="0" w:color="auto"/>
        <w:right w:val="none" w:sz="0" w:space="0" w:color="auto"/>
      </w:divBdr>
    </w:div>
    <w:div w:id="197738928">
      <w:bodyDiv w:val="1"/>
      <w:marLeft w:val="0"/>
      <w:marRight w:val="0"/>
      <w:marTop w:val="0"/>
      <w:marBottom w:val="0"/>
      <w:divBdr>
        <w:top w:val="none" w:sz="0" w:space="0" w:color="auto"/>
        <w:left w:val="none" w:sz="0" w:space="0" w:color="auto"/>
        <w:bottom w:val="none" w:sz="0" w:space="0" w:color="auto"/>
        <w:right w:val="none" w:sz="0" w:space="0" w:color="auto"/>
      </w:divBdr>
    </w:div>
    <w:div w:id="221063176">
      <w:bodyDiv w:val="1"/>
      <w:marLeft w:val="0"/>
      <w:marRight w:val="0"/>
      <w:marTop w:val="0"/>
      <w:marBottom w:val="0"/>
      <w:divBdr>
        <w:top w:val="none" w:sz="0" w:space="0" w:color="auto"/>
        <w:left w:val="none" w:sz="0" w:space="0" w:color="auto"/>
        <w:bottom w:val="none" w:sz="0" w:space="0" w:color="auto"/>
        <w:right w:val="none" w:sz="0" w:space="0" w:color="auto"/>
      </w:divBdr>
    </w:div>
    <w:div w:id="225803924">
      <w:bodyDiv w:val="1"/>
      <w:marLeft w:val="0"/>
      <w:marRight w:val="0"/>
      <w:marTop w:val="0"/>
      <w:marBottom w:val="0"/>
      <w:divBdr>
        <w:top w:val="none" w:sz="0" w:space="0" w:color="auto"/>
        <w:left w:val="none" w:sz="0" w:space="0" w:color="auto"/>
        <w:bottom w:val="none" w:sz="0" w:space="0" w:color="auto"/>
        <w:right w:val="none" w:sz="0" w:space="0" w:color="auto"/>
      </w:divBdr>
    </w:div>
    <w:div w:id="235674695">
      <w:bodyDiv w:val="1"/>
      <w:marLeft w:val="0"/>
      <w:marRight w:val="0"/>
      <w:marTop w:val="0"/>
      <w:marBottom w:val="0"/>
      <w:divBdr>
        <w:top w:val="none" w:sz="0" w:space="0" w:color="auto"/>
        <w:left w:val="none" w:sz="0" w:space="0" w:color="auto"/>
        <w:bottom w:val="none" w:sz="0" w:space="0" w:color="auto"/>
        <w:right w:val="none" w:sz="0" w:space="0" w:color="auto"/>
      </w:divBdr>
    </w:div>
    <w:div w:id="429005809">
      <w:bodyDiv w:val="1"/>
      <w:marLeft w:val="0"/>
      <w:marRight w:val="0"/>
      <w:marTop w:val="0"/>
      <w:marBottom w:val="0"/>
      <w:divBdr>
        <w:top w:val="none" w:sz="0" w:space="0" w:color="auto"/>
        <w:left w:val="none" w:sz="0" w:space="0" w:color="auto"/>
        <w:bottom w:val="none" w:sz="0" w:space="0" w:color="auto"/>
        <w:right w:val="none" w:sz="0" w:space="0" w:color="auto"/>
      </w:divBdr>
    </w:div>
    <w:div w:id="675571748">
      <w:bodyDiv w:val="1"/>
      <w:marLeft w:val="0"/>
      <w:marRight w:val="0"/>
      <w:marTop w:val="0"/>
      <w:marBottom w:val="0"/>
      <w:divBdr>
        <w:top w:val="none" w:sz="0" w:space="0" w:color="auto"/>
        <w:left w:val="none" w:sz="0" w:space="0" w:color="auto"/>
        <w:bottom w:val="none" w:sz="0" w:space="0" w:color="auto"/>
        <w:right w:val="none" w:sz="0" w:space="0" w:color="auto"/>
      </w:divBdr>
    </w:div>
    <w:div w:id="724181334">
      <w:bodyDiv w:val="1"/>
      <w:marLeft w:val="0"/>
      <w:marRight w:val="0"/>
      <w:marTop w:val="0"/>
      <w:marBottom w:val="0"/>
      <w:divBdr>
        <w:top w:val="none" w:sz="0" w:space="0" w:color="auto"/>
        <w:left w:val="none" w:sz="0" w:space="0" w:color="auto"/>
        <w:bottom w:val="none" w:sz="0" w:space="0" w:color="auto"/>
        <w:right w:val="none" w:sz="0" w:space="0" w:color="auto"/>
      </w:divBdr>
    </w:div>
    <w:div w:id="734668153">
      <w:bodyDiv w:val="1"/>
      <w:marLeft w:val="0"/>
      <w:marRight w:val="0"/>
      <w:marTop w:val="0"/>
      <w:marBottom w:val="0"/>
      <w:divBdr>
        <w:top w:val="none" w:sz="0" w:space="0" w:color="auto"/>
        <w:left w:val="none" w:sz="0" w:space="0" w:color="auto"/>
        <w:bottom w:val="none" w:sz="0" w:space="0" w:color="auto"/>
        <w:right w:val="none" w:sz="0" w:space="0" w:color="auto"/>
      </w:divBdr>
    </w:div>
    <w:div w:id="751925520">
      <w:bodyDiv w:val="1"/>
      <w:marLeft w:val="0"/>
      <w:marRight w:val="0"/>
      <w:marTop w:val="0"/>
      <w:marBottom w:val="0"/>
      <w:divBdr>
        <w:top w:val="none" w:sz="0" w:space="0" w:color="auto"/>
        <w:left w:val="none" w:sz="0" w:space="0" w:color="auto"/>
        <w:bottom w:val="none" w:sz="0" w:space="0" w:color="auto"/>
        <w:right w:val="none" w:sz="0" w:space="0" w:color="auto"/>
      </w:divBdr>
    </w:div>
    <w:div w:id="907765336">
      <w:bodyDiv w:val="1"/>
      <w:marLeft w:val="0"/>
      <w:marRight w:val="0"/>
      <w:marTop w:val="0"/>
      <w:marBottom w:val="0"/>
      <w:divBdr>
        <w:top w:val="none" w:sz="0" w:space="0" w:color="auto"/>
        <w:left w:val="none" w:sz="0" w:space="0" w:color="auto"/>
        <w:bottom w:val="none" w:sz="0" w:space="0" w:color="auto"/>
        <w:right w:val="none" w:sz="0" w:space="0" w:color="auto"/>
      </w:divBdr>
    </w:div>
    <w:div w:id="1171801523">
      <w:bodyDiv w:val="1"/>
      <w:marLeft w:val="0"/>
      <w:marRight w:val="0"/>
      <w:marTop w:val="0"/>
      <w:marBottom w:val="0"/>
      <w:divBdr>
        <w:top w:val="none" w:sz="0" w:space="0" w:color="auto"/>
        <w:left w:val="none" w:sz="0" w:space="0" w:color="auto"/>
        <w:bottom w:val="none" w:sz="0" w:space="0" w:color="auto"/>
        <w:right w:val="none" w:sz="0" w:space="0" w:color="auto"/>
      </w:divBdr>
    </w:div>
    <w:div w:id="1213999102">
      <w:bodyDiv w:val="1"/>
      <w:marLeft w:val="0"/>
      <w:marRight w:val="0"/>
      <w:marTop w:val="0"/>
      <w:marBottom w:val="0"/>
      <w:divBdr>
        <w:top w:val="none" w:sz="0" w:space="0" w:color="auto"/>
        <w:left w:val="none" w:sz="0" w:space="0" w:color="auto"/>
        <w:bottom w:val="none" w:sz="0" w:space="0" w:color="auto"/>
        <w:right w:val="none" w:sz="0" w:space="0" w:color="auto"/>
      </w:divBdr>
    </w:div>
    <w:div w:id="1250306978">
      <w:bodyDiv w:val="1"/>
      <w:marLeft w:val="0"/>
      <w:marRight w:val="0"/>
      <w:marTop w:val="0"/>
      <w:marBottom w:val="0"/>
      <w:divBdr>
        <w:top w:val="none" w:sz="0" w:space="0" w:color="auto"/>
        <w:left w:val="none" w:sz="0" w:space="0" w:color="auto"/>
        <w:bottom w:val="none" w:sz="0" w:space="0" w:color="auto"/>
        <w:right w:val="none" w:sz="0" w:space="0" w:color="auto"/>
      </w:divBdr>
    </w:div>
    <w:div w:id="1252079633">
      <w:bodyDiv w:val="1"/>
      <w:marLeft w:val="0"/>
      <w:marRight w:val="0"/>
      <w:marTop w:val="0"/>
      <w:marBottom w:val="0"/>
      <w:divBdr>
        <w:top w:val="none" w:sz="0" w:space="0" w:color="auto"/>
        <w:left w:val="none" w:sz="0" w:space="0" w:color="auto"/>
        <w:bottom w:val="none" w:sz="0" w:space="0" w:color="auto"/>
        <w:right w:val="none" w:sz="0" w:space="0" w:color="auto"/>
      </w:divBdr>
    </w:div>
    <w:div w:id="1445267800">
      <w:bodyDiv w:val="1"/>
      <w:marLeft w:val="0"/>
      <w:marRight w:val="0"/>
      <w:marTop w:val="0"/>
      <w:marBottom w:val="0"/>
      <w:divBdr>
        <w:top w:val="none" w:sz="0" w:space="0" w:color="auto"/>
        <w:left w:val="none" w:sz="0" w:space="0" w:color="auto"/>
        <w:bottom w:val="none" w:sz="0" w:space="0" w:color="auto"/>
        <w:right w:val="none" w:sz="0" w:space="0" w:color="auto"/>
      </w:divBdr>
    </w:div>
    <w:div w:id="1534805572">
      <w:bodyDiv w:val="1"/>
      <w:marLeft w:val="0"/>
      <w:marRight w:val="0"/>
      <w:marTop w:val="0"/>
      <w:marBottom w:val="0"/>
      <w:divBdr>
        <w:top w:val="none" w:sz="0" w:space="0" w:color="auto"/>
        <w:left w:val="none" w:sz="0" w:space="0" w:color="auto"/>
        <w:bottom w:val="none" w:sz="0" w:space="0" w:color="auto"/>
        <w:right w:val="none" w:sz="0" w:space="0" w:color="auto"/>
      </w:divBdr>
    </w:div>
    <w:div w:id="1568958404">
      <w:bodyDiv w:val="1"/>
      <w:marLeft w:val="0"/>
      <w:marRight w:val="0"/>
      <w:marTop w:val="0"/>
      <w:marBottom w:val="0"/>
      <w:divBdr>
        <w:top w:val="none" w:sz="0" w:space="0" w:color="auto"/>
        <w:left w:val="none" w:sz="0" w:space="0" w:color="auto"/>
        <w:bottom w:val="none" w:sz="0" w:space="0" w:color="auto"/>
        <w:right w:val="none" w:sz="0" w:space="0" w:color="auto"/>
      </w:divBdr>
    </w:div>
    <w:div w:id="1609659707">
      <w:bodyDiv w:val="1"/>
      <w:marLeft w:val="0"/>
      <w:marRight w:val="0"/>
      <w:marTop w:val="0"/>
      <w:marBottom w:val="0"/>
      <w:divBdr>
        <w:top w:val="none" w:sz="0" w:space="0" w:color="auto"/>
        <w:left w:val="none" w:sz="0" w:space="0" w:color="auto"/>
        <w:bottom w:val="none" w:sz="0" w:space="0" w:color="auto"/>
        <w:right w:val="none" w:sz="0" w:space="0" w:color="auto"/>
      </w:divBdr>
    </w:div>
    <w:div w:id="1774327223">
      <w:bodyDiv w:val="1"/>
      <w:marLeft w:val="0"/>
      <w:marRight w:val="0"/>
      <w:marTop w:val="0"/>
      <w:marBottom w:val="0"/>
      <w:divBdr>
        <w:top w:val="none" w:sz="0" w:space="0" w:color="auto"/>
        <w:left w:val="none" w:sz="0" w:space="0" w:color="auto"/>
        <w:bottom w:val="none" w:sz="0" w:space="0" w:color="auto"/>
        <w:right w:val="none" w:sz="0" w:space="0" w:color="auto"/>
      </w:divBdr>
    </w:div>
    <w:div w:id="1789927592">
      <w:bodyDiv w:val="1"/>
      <w:marLeft w:val="0"/>
      <w:marRight w:val="0"/>
      <w:marTop w:val="0"/>
      <w:marBottom w:val="0"/>
      <w:divBdr>
        <w:top w:val="none" w:sz="0" w:space="0" w:color="auto"/>
        <w:left w:val="none" w:sz="0" w:space="0" w:color="auto"/>
        <w:bottom w:val="none" w:sz="0" w:space="0" w:color="auto"/>
        <w:right w:val="none" w:sz="0" w:space="0" w:color="auto"/>
      </w:divBdr>
    </w:div>
    <w:div w:id="1998608648">
      <w:bodyDiv w:val="1"/>
      <w:marLeft w:val="0"/>
      <w:marRight w:val="0"/>
      <w:marTop w:val="0"/>
      <w:marBottom w:val="0"/>
      <w:divBdr>
        <w:top w:val="none" w:sz="0" w:space="0" w:color="auto"/>
        <w:left w:val="none" w:sz="0" w:space="0" w:color="auto"/>
        <w:bottom w:val="none" w:sz="0" w:space="0" w:color="auto"/>
        <w:right w:val="none" w:sz="0" w:space="0" w:color="auto"/>
      </w:divBdr>
    </w:div>
    <w:div w:id="205946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72"/>
</w:webSettings>
</file>

<file path=word/_rels/comments.xml.rels><?xml version="1.0" encoding="UTF-8" standalone="yes"?>
<Relationships xmlns="http://schemas.openxmlformats.org/package/2006/relationships"><Relationship Id="rId3" Type="http://schemas.openxmlformats.org/officeDocument/2006/relationships/hyperlink" Target="https://wenku.baidu.com/view/3b5f8c7c182e453610661ed9ad51f01dc2815787.html" TargetMode="External"/><Relationship Id="rId2" Type="http://schemas.openxmlformats.org/officeDocument/2006/relationships/hyperlink" Target="http://hyperphysics.phy-astr.gsu.edu/hbase/Acoustic/reverb.html#c1" TargetMode="External"/><Relationship Id="rId1" Type="http://schemas.openxmlformats.org/officeDocument/2006/relationships/hyperlink" Target="http://info.audio.hc360.com/2017/02/081127505073.shtml"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10.gif"/><Relationship Id="rId33" Type="http://schemas.openxmlformats.org/officeDocument/2006/relationships/image" Target="media/image18.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gif"/><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gif"/><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C296D-4805-B94E-9F48-9CFF85B23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2792</Words>
  <Characters>15915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中图分类号：                                   单位代号：11903</vt:lpstr>
    </vt:vector>
  </TitlesOfParts>
  <Company>上海大学</Company>
  <LinksUpToDate>false</LinksUpToDate>
  <CharactersWithSpaces>18670</CharactersWithSpaces>
  <SharedDoc>false</SharedDoc>
  <HLinks>
    <vt:vector size="282" baseType="variant">
      <vt:variant>
        <vt:i4>1114166</vt:i4>
      </vt:variant>
      <vt:variant>
        <vt:i4>284</vt:i4>
      </vt:variant>
      <vt:variant>
        <vt:i4>0</vt:i4>
      </vt:variant>
      <vt:variant>
        <vt:i4>5</vt:i4>
      </vt:variant>
      <vt:variant>
        <vt:lpwstr/>
      </vt:variant>
      <vt:variant>
        <vt:lpwstr>_Toc27829053</vt:lpwstr>
      </vt:variant>
      <vt:variant>
        <vt:i4>1048630</vt:i4>
      </vt:variant>
      <vt:variant>
        <vt:i4>278</vt:i4>
      </vt:variant>
      <vt:variant>
        <vt:i4>0</vt:i4>
      </vt:variant>
      <vt:variant>
        <vt:i4>5</vt:i4>
      </vt:variant>
      <vt:variant>
        <vt:lpwstr/>
      </vt:variant>
      <vt:variant>
        <vt:lpwstr>_Toc27829052</vt:lpwstr>
      </vt:variant>
      <vt:variant>
        <vt:i4>1245238</vt:i4>
      </vt:variant>
      <vt:variant>
        <vt:i4>272</vt:i4>
      </vt:variant>
      <vt:variant>
        <vt:i4>0</vt:i4>
      </vt:variant>
      <vt:variant>
        <vt:i4>5</vt:i4>
      </vt:variant>
      <vt:variant>
        <vt:lpwstr/>
      </vt:variant>
      <vt:variant>
        <vt:lpwstr>_Toc27829051</vt:lpwstr>
      </vt:variant>
      <vt:variant>
        <vt:i4>1179702</vt:i4>
      </vt:variant>
      <vt:variant>
        <vt:i4>266</vt:i4>
      </vt:variant>
      <vt:variant>
        <vt:i4>0</vt:i4>
      </vt:variant>
      <vt:variant>
        <vt:i4>5</vt:i4>
      </vt:variant>
      <vt:variant>
        <vt:lpwstr/>
      </vt:variant>
      <vt:variant>
        <vt:lpwstr>_Toc27829050</vt:lpwstr>
      </vt:variant>
      <vt:variant>
        <vt:i4>1769527</vt:i4>
      </vt:variant>
      <vt:variant>
        <vt:i4>260</vt:i4>
      </vt:variant>
      <vt:variant>
        <vt:i4>0</vt:i4>
      </vt:variant>
      <vt:variant>
        <vt:i4>5</vt:i4>
      </vt:variant>
      <vt:variant>
        <vt:lpwstr/>
      </vt:variant>
      <vt:variant>
        <vt:lpwstr>_Toc27829049</vt:lpwstr>
      </vt:variant>
      <vt:variant>
        <vt:i4>1703991</vt:i4>
      </vt:variant>
      <vt:variant>
        <vt:i4>254</vt:i4>
      </vt:variant>
      <vt:variant>
        <vt:i4>0</vt:i4>
      </vt:variant>
      <vt:variant>
        <vt:i4>5</vt:i4>
      </vt:variant>
      <vt:variant>
        <vt:lpwstr/>
      </vt:variant>
      <vt:variant>
        <vt:lpwstr>_Toc27829048</vt:lpwstr>
      </vt:variant>
      <vt:variant>
        <vt:i4>1376311</vt:i4>
      </vt:variant>
      <vt:variant>
        <vt:i4>248</vt:i4>
      </vt:variant>
      <vt:variant>
        <vt:i4>0</vt:i4>
      </vt:variant>
      <vt:variant>
        <vt:i4>5</vt:i4>
      </vt:variant>
      <vt:variant>
        <vt:lpwstr/>
      </vt:variant>
      <vt:variant>
        <vt:lpwstr>_Toc27829047</vt:lpwstr>
      </vt:variant>
      <vt:variant>
        <vt:i4>1310775</vt:i4>
      </vt:variant>
      <vt:variant>
        <vt:i4>242</vt:i4>
      </vt:variant>
      <vt:variant>
        <vt:i4>0</vt:i4>
      </vt:variant>
      <vt:variant>
        <vt:i4>5</vt:i4>
      </vt:variant>
      <vt:variant>
        <vt:lpwstr/>
      </vt:variant>
      <vt:variant>
        <vt:lpwstr>_Toc27829046</vt:lpwstr>
      </vt:variant>
      <vt:variant>
        <vt:i4>1507383</vt:i4>
      </vt:variant>
      <vt:variant>
        <vt:i4>236</vt:i4>
      </vt:variant>
      <vt:variant>
        <vt:i4>0</vt:i4>
      </vt:variant>
      <vt:variant>
        <vt:i4>5</vt:i4>
      </vt:variant>
      <vt:variant>
        <vt:lpwstr/>
      </vt:variant>
      <vt:variant>
        <vt:lpwstr>_Toc27829045</vt:lpwstr>
      </vt:variant>
      <vt:variant>
        <vt:i4>1441847</vt:i4>
      </vt:variant>
      <vt:variant>
        <vt:i4>230</vt:i4>
      </vt:variant>
      <vt:variant>
        <vt:i4>0</vt:i4>
      </vt:variant>
      <vt:variant>
        <vt:i4>5</vt:i4>
      </vt:variant>
      <vt:variant>
        <vt:lpwstr/>
      </vt:variant>
      <vt:variant>
        <vt:lpwstr>_Toc27829044</vt:lpwstr>
      </vt:variant>
      <vt:variant>
        <vt:i4>1114167</vt:i4>
      </vt:variant>
      <vt:variant>
        <vt:i4>224</vt:i4>
      </vt:variant>
      <vt:variant>
        <vt:i4>0</vt:i4>
      </vt:variant>
      <vt:variant>
        <vt:i4>5</vt:i4>
      </vt:variant>
      <vt:variant>
        <vt:lpwstr/>
      </vt:variant>
      <vt:variant>
        <vt:lpwstr>_Toc27829043</vt:lpwstr>
      </vt:variant>
      <vt:variant>
        <vt:i4>1048631</vt:i4>
      </vt:variant>
      <vt:variant>
        <vt:i4>218</vt:i4>
      </vt:variant>
      <vt:variant>
        <vt:i4>0</vt:i4>
      </vt:variant>
      <vt:variant>
        <vt:i4>5</vt:i4>
      </vt:variant>
      <vt:variant>
        <vt:lpwstr/>
      </vt:variant>
      <vt:variant>
        <vt:lpwstr>_Toc27829042</vt:lpwstr>
      </vt:variant>
      <vt:variant>
        <vt:i4>1245239</vt:i4>
      </vt:variant>
      <vt:variant>
        <vt:i4>212</vt:i4>
      </vt:variant>
      <vt:variant>
        <vt:i4>0</vt:i4>
      </vt:variant>
      <vt:variant>
        <vt:i4>5</vt:i4>
      </vt:variant>
      <vt:variant>
        <vt:lpwstr/>
      </vt:variant>
      <vt:variant>
        <vt:lpwstr>_Toc27829041</vt:lpwstr>
      </vt:variant>
      <vt:variant>
        <vt:i4>1179703</vt:i4>
      </vt:variant>
      <vt:variant>
        <vt:i4>206</vt:i4>
      </vt:variant>
      <vt:variant>
        <vt:i4>0</vt:i4>
      </vt:variant>
      <vt:variant>
        <vt:i4>5</vt:i4>
      </vt:variant>
      <vt:variant>
        <vt:lpwstr/>
      </vt:variant>
      <vt:variant>
        <vt:lpwstr>_Toc27829040</vt:lpwstr>
      </vt:variant>
      <vt:variant>
        <vt:i4>1769520</vt:i4>
      </vt:variant>
      <vt:variant>
        <vt:i4>200</vt:i4>
      </vt:variant>
      <vt:variant>
        <vt:i4>0</vt:i4>
      </vt:variant>
      <vt:variant>
        <vt:i4>5</vt:i4>
      </vt:variant>
      <vt:variant>
        <vt:lpwstr/>
      </vt:variant>
      <vt:variant>
        <vt:lpwstr>_Toc27829039</vt:lpwstr>
      </vt:variant>
      <vt:variant>
        <vt:i4>1703984</vt:i4>
      </vt:variant>
      <vt:variant>
        <vt:i4>194</vt:i4>
      </vt:variant>
      <vt:variant>
        <vt:i4>0</vt:i4>
      </vt:variant>
      <vt:variant>
        <vt:i4>5</vt:i4>
      </vt:variant>
      <vt:variant>
        <vt:lpwstr/>
      </vt:variant>
      <vt:variant>
        <vt:lpwstr>_Toc27829038</vt:lpwstr>
      </vt:variant>
      <vt:variant>
        <vt:i4>1376304</vt:i4>
      </vt:variant>
      <vt:variant>
        <vt:i4>188</vt:i4>
      </vt:variant>
      <vt:variant>
        <vt:i4>0</vt:i4>
      </vt:variant>
      <vt:variant>
        <vt:i4>5</vt:i4>
      </vt:variant>
      <vt:variant>
        <vt:lpwstr/>
      </vt:variant>
      <vt:variant>
        <vt:lpwstr>_Toc27829037</vt:lpwstr>
      </vt:variant>
      <vt:variant>
        <vt:i4>1310768</vt:i4>
      </vt:variant>
      <vt:variant>
        <vt:i4>182</vt:i4>
      </vt:variant>
      <vt:variant>
        <vt:i4>0</vt:i4>
      </vt:variant>
      <vt:variant>
        <vt:i4>5</vt:i4>
      </vt:variant>
      <vt:variant>
        <vt:lpwstr/>
      </vt:variant>
      <vt:variant>
        <vt:lpwstr>_Toc27829036</vt:lpwstr>
      </vt:variant>
      <vt:variant>
        <vt:i4>1507376</vt:i4>
      </vt:variant>
      <vt:variant>
        <vt:i4>176</vt:i4>
      </vt:variant>
      <vt:variant>
        <vt:i4>0</vt:i4>
      </vt:variant>
      <vt:variant>
        <vt:i4>5</vt:i4>
      </vt:variant>
      <vt:variant>
        <vt:lpwstr/>
      </vt:variant>
      <vt:variant>
        <vt:lpwstr>_Toc27829035</vt:lpwstr>
      </vt:variant>
      <vt:variant>
        <vt:i4>1441840</vt:i4>
      </vt:variant>
      <vt:variant>
        <vt:i4>170</vt:i4>
      </vt:variant>
      <vt:variant>
        <vt:i4>0</vt:i4>
      </vt:variant>
      <vt:variant>
        <vt:i4>5</vt:i4>
      </vt:variant>
      <vt:variant>
        <vt:lpwstr/>
      </vt:variant>
      <vt:variant>
        <vt:lpwstr>_Toc27829034</vt:lpwstr>
      </vt:variant>
      <vt:variant>
        <vt:i4>1114160</vt:i4>
      </vt:variant>
      <vt:variant>
        <vt:i4>164</vt:i4>
      </vt:variant>
      <vt:variant>
        <vt:i4>0</vt:i4>
      </vt:variant>
      <vt:variant>
        <vt:i4>5</vt:i4>
      </vt:variant>
      <vt:variant>
        <vt:lpwstr/>
      </vt:variant>
      <vt:variant>
        <vt:lpwstr>_Toc27829033</vt:lpwstr>
      </vt:variant>
      <vt:variant>
        <vt:i4>1048624</vt:i4>
      </vt:variant>
      <vt:variant>
        <vt:i4>158</vt:i4>
      </vt:variant>
      <vt:variant>
        <vt:i4>0</vt:i4>
      </vt:variant>
      <vt:variant>
        <vt:i4>5</vt:i4>
      </vt:variant>
      <vt:variant>
        <vt:lpwstr/>
      </vt:variant>
      <vt:variant>
        <vt:lpwstr>_Toc27829032</vt:lpwstr>
      </vt:variant>
      <vt:variant>
        <vt:i4>1245232</vt:i4>
      </vt:variant>
      <vt:variant>
        <vt:i4>152</vt:i4>
      </vt:variant>
      <vt:variant>
        <vt:i4>0</vt:i4>
      </vt:variant>
      <vt:variant>
        <vt:i4>5</vt:i4>
      </vt:variant>
      <vt:variant>
        <vt:lpwstr/>
      </vt:variant>
      <vt:variant>
        <vt:lpwstr>_Toc27829031</vt:lpwstr>
      </vt:variant>
      <vt:variant>
        <vt:i4>1179696</vt:i4>
      </vt:variant>
      <vt:variant>
        <vt:i4>146</vt:i4>
      </vt:variant>
      <vt:variant>
        <vt:i4>0</vt:i4>
      </vt:variant>
      <vt:variant>
        <vt:i4>5</vt:i4>
      </vt:variant>
      <vt:variant>
        <vt:lpwstr/>
      </vt:variant>
      <vt:variant>
        <vt:lpwstr>_Toc27829030</vt:lpwstr>
      </vt:variant>
      <vt:variant>
        <vt:i4>1769521</vt:i4>
      </vt:variant>
      <vt:variant>
        <vt:i4>140</vt:i4>
      </vt:variant>
      <vt:variant>
        <vt:i4>0</vt:i4>
      </vt:variant>
      <vt:variant>
        <vt:i4>5</vt:i4>
      </vt:variant>
      <vt:variant>
        <vt:lpwstr/>
      </vt:variant>
      <vt:variant>
        <vt:lpwstr>_Toc27829029</vt:lpwstr>
      </vt:variant>
      <vt:variant>
        <vt:i4>1703985</vt:i4>
      </vt:variant>
      <vt:variant>
        <vt:i4>134</vt:i4>
      </vt:variant>
      <vt:variant>
        <vt:i4>0</vt:i4>
      </vt:variant>
      <vt:variant>
        <vt:i4>5</vt:i4>
      </vt:variant>
      <vt:variant>
        <vt:lpwstr/>
      </vt:variant>
      <vt:variant>
        <vt:lpwstr>_Toc27829028</vt:lpwstr>
      </vt:variant>
      <vt:variant>
        <vt:i4>1376305</vt:i4>
      </vt:variant>
      <vt:variant>
        <vt:i4>128</vt:i4>
      </vt:variant>
      <vt:variant>
        <vt:i4>0</vt:i4>
      </vt:variant>
      <vt:variant>
        <vt:i4>5</vt:i4>
      </vt:variant>
      <vt:variant>
        <vt:lpwstr/>
      </vt:variant>
      <vt:variant>
        <vt:lpwstr>_Toc27829027</vt:lpwstr>
      </vt:variant>
      <vt:variant>
        <vt:i4>1310769</vt:i4>
      </vt:variant>
      <vt:variant>
        <vt:i4>122</vt:i4>
      </vt:variant>
      <vt:variant>
        <vt:i4>0</vt:i4>
      </vt:variant>
      <vt:variant>
        <vt:i4>5</vt:i4>
      </vt:variant>
      <vt:variant>
        <vt:lpwstr/>
      </vt:variant>
      <vt:variant>
        <vt:lpwstr>_Toc27829026</vt:lpwstr>
      </vt:variant>
      <vt:variant>
        <vt:i4>1507377</vt:i4>
      </vt:variant>
      <vt:variant>
        <vt:i4>116</vt:i4>
      </vt:variant>
      <vt:variant>
        <vt:i4>0</vt:i4>
      </vt:variant>
      <vt:variant>
        <vt:i4>5</vt:i4>
      </vt:variant>
      <vt:variant>
        <vt:lpwstr/>
      </vt:variant>
      <vt:variant>
        <vt:lpwstr>_Toc27829025</vt:lpwstr>
      </vt:variant>
      <vt:variant>
        <vt:i4>1441841</vt:i4>
      </vt:variant>
      <vt:variant>
        <vt:i4>110</vt:i4>
      </vt:variant>
      <vt:variant>
        <vt:i4>0</vt:i4>
      </vt:variant>
      <vt:variant>
        <vt:i4>5</vt:i4>
      </vt:variant>
      <vt:variant>
        <vt:lpwstr/>
      </vt:variant>
      <vt:variant>
        <vt:lpwstr>_Toc27829024</vt:lpwstr>
      </vt:variant>
      <vt:variant>
        <vt:i4>1114161</vt:i4>
      </vt:variant>
      <vt:variant>
        <vt:i4>104</vt:i4>
      </vt:variant>
      <vt:variant>
        <vt:i4>0</vt:i4>
      </vt:variant>
      <vt:variant>
        <vt:i4>5</vt:i4>
      </vt:variant>
      <vt:variant>
        <vt:lpwstr/>
      </vt:variant>
      <vt:variant>
        <vt:lpwstr>_Toc27829023</vt:lpwstr>
      </vt:variant>
      <vt:variant>
        <vt:i4>1048625</vt:i4>
      </vt:variant>
      <vt:variant>
        <vt:i4>98</vt:i4>
      </vt:variant>
      <vt:variant>
        <vt:i4>0</vt:i4>
      </vt:variant>
      <vt:variant>
        <vt:i4>5</vt:i4>
      </vt:variant>
      <vt:variant>
        <vt:lpwstr/>
      </vt:variant>
      <vt:variant>
        <vt:lpwstr>_Toc27829022</vt:lpwstr>
      </vt:variant>
      <vt:variant>
        <vt:i4>1245233</vt:i4>
      </vt:variant>
      <vt:variant>
        <vt:i4>92</vt:i4>
      </vt:variant>
      <vt:variant>
        <vt:i4>0</vt:i4>
      </vt:variant>
      <vt:variant>
        <vt:i4>5</vt:i4>
      </vt:variant>
      <vt:variant>
        <vt:lpwstr/>
      </vt:variant>
      <vt:variant>
        <vt:lpwstr>_Toc27829021</vt:lpwstr>
      </vt:variant>
      <vt:variant>
        <vt:i4>1179697</vt:i4>
      </vt:variant>
      <vt:variant>
        <vt:i4>86</vt:i4>
      </vt:variant>
      <vt:variant>
        <vt:i4>0</vt:i4>
      </vt:variant>
      <vt:variant>
        <vt:i4>5</vt:i4>
      </vt:variant>
      <vt:variant>
        <vt:lpwstr/>
      </vt:variant>
      <vt:variant>
        <vt:lpwstr>_Toc27829020</vt:lpwstr>
      </vt:variant>
      <vt:variant>
        <vt:i4>1769522</vt:i4>
      </vt:variant>
      <vt:variant>
        <vt:i4>80</vt:i4>
      </vt:variant>
      <vt:variant>
        <vt:i4>0</vt:i4>
      </vt:variant>
      <vt:variant>
        <vt:i4>5</vt:i4>
      </vt:variant>
      <vt:variant>
        <vt:lpwstr/>
      </vt:variant>
      <vt:variant>
        <vt:lpwstr>_Toc27829019</vt:lpwstr>
      </vt:variant>
      <vt:variant>
        <vt:i4>1703986</vt:i4>
      </vt:variant>
      <vt:variant>
        <vt:i4>74</vt:i4>
      </vt:variant>
      <vt:variant>
        <vt:i4>0</vt:i4>
      </vt:variant>
      <vt:variant>
        <vt:i4>5</vt:i4>
      </vt:variant>
      <vt:variant>
        <vt:lpwstr/>
      </vt:variant>
      <vt:variant>
        <vt:lpwstr>_Toc27829018</vt:lpwstr>
      </vt:variant>
      <vt:variant>
        <vt:i4>1376306</vt:i4>
      </vt:variant>
      <vt:variant>
        <vt:i4>68</vt:i4>
      </vt:variant>
      <vt:variant>
        <vt:i4>0</vt:i4>
      </vt:variant>
      <vt:variant>
        <vt:i4>5</vt:i4>
      </vt:variant>
      <vt:variant>
        <vt:lpwstr/>
      </vt:variant>
      <vt:variant>
        <vt:lpwstr>_Toc27829017</vt:lpwstr>
      </vt:variant>
      <vt:variant>
        <vt:i4>1310770</vt:i4>
      </vt:variant>
      <vt:variant>
        <vt:i4>62</vt:i4>
      </vt:variant>
      <vt:variant>
        <vt:i4>0</vt:i4>
      </vt:variant>
      <vt:variant>
        <vt:i4>5</vt:i4>
      </vt:variant>
      <vt:variant>
        <vt:lpwstr/>
      </vt:variant>
      <vt:variant>
        <vt:lpwstr>_Toc27829016</vt:lpwstr>
      </vt:variant>
      <vt:variant>
        <vt:i4>1507378</vt:i4>
      </vt:variant>
      <vt:variant>
        <vt:i4>56</vt:i4>
      </vt:variant>
      <vt:variant>
        <vt:i4>0</vt:i4>
      </vt:variant>
      <vt:variant>
        <vt:i4>5</vt:i4>
      </vt:variant>
      <vt:variant>
        <vt:lpwstr/>
      </vt:variant>
      <vt:variant>
        <vt:lpwstr>_Toc27829015</vt:lpwstr>
      </vt:variant>
      <vt:variant>
        <vt:i4>1441842</vt:i4>
      </vt:variant>
      <vt:variant>
        <vt:i4>50</vt:i4>
      </vt:variant>
      <vt:variant>
        <vt:i4>0</vt:i4>
      </vt:variant>
      <vt:variant>
        <vt:i4>5</vt:i4>
      </vt:variant>
      <vt:variant>
        <vt:lpwstr/>
      </vt:variant>
      <vt:variant>
        <vt:lpwstr>_Toc27829014</vt:lpwstr>
      </vt:variant>
      <vt:variant>
        <vt:i4>1114162</vt:i4>
      </vt:variant>
      <vt:variant>
        <vt:i4>44</vt:i4>
      </vt:variant>
      <vt:variant>
        <vt:i4>0</vt:i4>
      </vt:variant>
      <vt:variant>
        <vt:i4>5</vt:i4>
      </vt:variant>
      <vt:variant>
        <vt:lpwstr/>
      </vt:variant>
      <vt:variant>
        <vt:lpwstr>_Toc27829013</vt:lpwstr>
      </vt:variant>
      <vt:variant>
        <vt:i4>1048626</vt:i4>
      </vt:variant>
      <vt:variant>
        <vt:i4>38</vt:i4>
      </vt:variant>
      <vt:variant>
        <vt:i4>0</vt:i4>
      </vt:variant>
      <vt:variant>
        <vt:i4>5</vt:i4>
      </vt:variant>
      <vt:variant>
        <vt:lpwstr/>
      </vt:variant>
      <vt:variant>
        <vt:lpwstr>_Toc27829012</vt:lpwstr>
      </vt:variant>
      <vt:variant>
        <vt:i4>1245234</vt:i4>
      </vt:variant>
      <vt:variant>
        <vt:i4>32</vt:i4>
      </vt:variant>
      <vt:variant>
        <vt:i4>0</vt:i4>
      </vt:variant>
      <vt:variant>
        <vt:i4>5</vt:i4>
      </vt:variant>
      <vt:variant>
        <vt:lpwstr/>
      </vt:variant>
      <vt:variant>
        <vt:lpwstr>_Toc27829011</vt:lpwstr>
      </vt:variant>
      <vt:variant>
        <vt:i4>1179698</vt:i4>
      </vt:variant>
      <vt:variant>
        <vt:i4>26</vt:i4>
      </vt:variant>
      <vt:variant>
        <vt:i4>0</vt:i4>
      </vt:variant>
      <vt:variant>
        <vt:i4>5</vt:i4>
      </vt:variant>
      <vt:variant>
        <vt:lpwstr/>
      </vt:variant>
      <vt:variant>
        <vt:lpwstr>_Toc27829010</vt:lpwstr>
      </vt:variant>
      <vt:variant>
        <vt:i4>1769523</vt:i4>
      </vt:variant>
      <vt:variant>
        <vt:i4>20</vt:i4>
      </vt:variant>
      <vt:variant>
        <vt:i4>0</vt:i4>
      </vt:variant>
      <vt:variant>
        <vt:i4>5</vt:i4>
      </vt:variant>
      <vt:variant>
        <vt:lpwstr/>
      </vt:variant>
      <vt:variant>
        <vt:lpwstr>_Toc27829009</vt:lpwstr>
      </vt:variant>
      <vt:variant>
        <vt:i4>1703987</vt:i4>
      </vt:variant>
      <vt:variant>
        <vt:i4>14</vt:i4>
      </vt:variant>
      <vt:variant>
        <vt:i4>0</vt:i4>
      </vt:variant>
      <vt:variant>
        <vt:i4>5</vt:i4>
      </vt:variant>
      <vt:variant>
        <vt:lpwstr/>
      </vt:variant>
      <vt:variant>
        <vt:lpwstr>_Toc27829008</vt:lpwstr>
      </vt:variant>
      <vt:variant>
        <vt:i4>1376307</vt:i4>
      </vt:variant>
      <vt:variant>
        <vt:i4>8</vt:i4>
      </vt:variant>
      <vt:variant>
        <vt:i4>0</vt:i4>
      </vt:variant>
      <vt:variant>
        <vt:i4>5</vt:i4>
      </vt:variant>
      <vt:variant>
        <vt:lpwstr/>
      </vt:variant>
      <vt:variant>
        <vt:lpwstr>_Toc27829007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单位代号：11903</dc:title>
  <dc:subject/>
  <dc:creator>凌长臣</dc:creator>
  <cp:keywords/>
  <dc:description/>
  <cp:lastModifiedBy>PhD - Gao Jie</cp:lastModifiedBy>
  <cp:revision>2</cp:revision>
  <dcterms:created xsi:type="dcterms:W3CDTF">2005-02-28T05:11:00Z</dcterms:created>
  <dcterms:modified xsi:type="dcterms:W3CDTF">2020-01-24T08:34:00Z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2052-11.1.0.8214</vt:lpwstr>
  </property>
</Properties>
</file>